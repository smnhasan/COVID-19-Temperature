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902AA" w14:textId="77777777" w:rsidR="00473C98" w:rsidRDefault="00282C34" w:rsidP="001810E8">
      <w:pPr>
        <w:spacing w:after="0" w:line="240" w:lineRule="auto"/>
        <w:jc w:val="center"/>
        <w:rPr>
          <w:ins w:id="0" w:author="Microsoft account" w:date="2021-08-18T11:10:00Z"/>
          <w:rFonts w:ascii="Times New Roman" w:hAnsi="Times New Roman" w:cs="Times New Roman"/>
          <w:b/>
          <w:bCs/>
          <w:sz w:val="24"/>
          <w:szCs w:val="24"/>
          <w:lang w:val="en-US"/>
        </w:rPr>
      </w:pPr>
      <w:r>
        <w:rPr>
          <w:rFonts w:ascii="Times New Roman" w:hAnsi="Times New Roman" w:cs="Times New Roman"/>
          <w:b/>
          <w:bCs/>
          <w:sz w:val="24"/>
          <w:szCs w:val="24"/>
          <w:lang w:val="en-US"/>
        </w:rPr>
        <w:t>Mathematical modeling of the correlation between reported case fatality rate</w:t>
      </w:r>
      <w:ins w:id="1" w:author="ERAHEEM" w:date="2021-08-11T21:50:00Z">
        <w:r>
          <w:rPr>
            <w:rFonts w:ascii="Times New Roman" w:hAnsi="Times New Roman" w:cs="Times New Roman"/>
            <w:b/>
            <w:bCs/>
            <w:sz w:val="24"/>
            <w:szCs w:val="24"/>
            <w:lang w:val="en-US"/>
          </w:rPr>
          <w:t xml:space="preserve"> </w:t>
        </w:r>
      </w:ins>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rCFR</w:t>
      </w:r>
      <w:proofErr w:type="spellEnd"/>
      <w:r>
        <w:rPr>
          <w:rFonts w:ascii="Times New Roman" w:hAnsi="Times New Roman" w:cs="Times New Roman"/>
          <w:b/>
          <w:bCs/>
          <w:sz w:val="24"/>
          <w:szCs w:val="24"/>
          <w:lang w:val="en-US"/>
        </w:rPr>
        <w:t>) of COVID-19 and weather variables in Bangladesh</w:t>
      </w:r>
    </w:p>
    <w:p w14:paraId="2470A554" w14:textId="3EE07DF2" w:rsidR="00AC734B" w:rsidRDefault="00437D22" w:rsidP="001810E8">
      <w:pPr>
        <w:spacing w:after="0" w:line="240" w:lineRule="auto"/>
        <w:jc w:val="center"/>
        <w:rPr>
          <w:ins w:id="2" w:author="Microsoft account" w:date="2021-08-17T23:12:00Z"/>
          <w:rFonts w:ascii="Times New Roman" w:hAnsi="Times New Roman" w:cs="Times New Roman"/>
          <w:b/>
          <w:bCs/>
          <w:sz w:val="24"/>
          <w:szCs w:val="24"/>
          <w:lang w:val="en-US"/>
        </w:rPr>
      </w:pPr>
      <w:ins w:id="3" w:author="Microsoft account" w:date="2021-08-18T12:02:00Z">
        <w:r>
          <w:rPr>
            <w:rFonts w:ascii="Times New Roman" w:hAnsi="Times New Roman" w:cs="Times New Roman"/>
            <w:b/>
            <w:bCs/>
            <w:sz w:val="24"/>
            <w:szCs w:val="24"/>
            <w:lang w:val="en-US"/>
          </w:rPr>
          <w:t>O</w:t>
        </w:r>
      </w:ins>
      <w:ins w:id="4" w:author="Microsoft account" w:date="2021-08-18T11:10:00Z">
        <w:r w:rsidR="00AC734B">
          <w:rPr>
            <w:rFonts w:ascii="Times New Roman" w:hAnsi="Times New Roman" w:cs="Times New Roman"/>
            <w:b/>
            <w:bCs/>
            <w:sz w:val="24"/>
            <w:szCs w:val="24"/>
            <w:lang w:val="en-US"/>
          </w:rPr>
          <w:t>r</w:t>
        </w:r>
      </w:ins>
    </w:p>
    <w:p w14:paraId="4920F630" w14:textId="53F22F54" w:rsidR="002F60EE" w:rsidRDefault="002F60EE" w:rsidP="001810E8">
      <w:pPr>
        <w:spacing w:after="0" w:line="240" w:lineRule="auto"/>
        <w:jc w:val="center"/>
        <w:rPr>
          <w:ins w:id="5" w:author="Microsoft account" w:date="2021-08-18T12:01:00Z"/>
          <w:rFonts w:ascii="Times New Roman" w:hAnsi="Times New Roman" w:cs="Times New Roman"/>
          <w:b/>
          <w:bCs/>
          <w:sz w:val="24"/>
          <w:szCs w:val="24"/>
          <w:lang w:val="en-US"/>
        </w:rPr>
      </w:pPr>
      <w:ins w:id="6" w:author="Microsoft account" w:date="2021-08-17T23:12:00Z">
        <w:r w:rsidRPr="002F60EE">
          <w:rPr>
            <w:rFonts w:ascii="Times New Roman" w:hAnsi="Times New Roman" w:cs="Times New Roman"/>
            <w:b/>
            <w:bCs/>
            <w:sz w:val="24"/>
            <w:szCs w:val="24"/>
            <w:lang w:val="en-US"/>
          </w:rPr>
          <w:t xml:space="preserve">The time series </w:t>
        </w:r>
      </w:ins>
      <w:ins w:id="7" w:author="Microsoft account" w:date="2021-08-17T23:13:00Z">
        <w:r w:rsidR="00473E0A">
          <w:rPr>
            <w:rFonts w:ascii="Times New Roman" w:hAnsi="Times New Roman" w:cs="Times New Roman"/>
            <w:b/>
            <w:bCs/>
            <w:sz w:val="24"/>
            <w:szCs w:val="24"/>
            <w:lang w:val="en-US"/>
          </w:rPr>
          <w:t>modeling</w:t>
        </w:r>
      </w:ins>
      <w:ins w:id="8" w:author="Microsoft account" w:date="2021-08-17T23:12:00Z">
        <w:r w:rsidRPr="002F60EE">
          <w:rPr>
            <w:rFonts w:ascii="Times New Roman" w:hAnsi="Times New Roman" w:cs="Times New Roman"/>
            <w:b/>
            <w:bCs/>
            <w:sz w:val="24"/>
            <w:szCs w:val="24"/>
            <w:lang w:val="en-US"/>
          </w:rPr>
          <w:t xml:space="preserve"> of </w:t>
        </w:r>
        <w:r>
          <w:rPr>
            <w:rFonts w:ascii="Times New Roman" w:hAnsi="Times New Roman" w:cs="Times New Roman"/>
            <w:b/>
            <w:bCs/>
            <w:sz w:val="24"/>
            <w:szCs w:val="24"/>
            <w:lang w:val="en-US"/>
          </w:rPr>
          <w:t>reported case fatality rate (</w:t>
        </w:r>
        <w:proofErr w:type="spellStart"/>
        <w:r>
          <w:rPr>
            <w:rFonts w:ascii="Times New Roman" w:hAnsi="Times New Roman" w:cs="Times New Roman"/>
            <w:b/>
            <w:bCs/>
            <w:sz w:val="24"/>
            <w:szCs w:val="24"/>
            <w:lang w:val="en-US"/>
          </w:rPr>
          <w:t>rCFR</w:t>
        </w:r>
        <w:proofErr w:type="spellEnd"/>
        <w:r>
          <w:rPr>
            <w:rFonts w:ascii="Times New Roman" w:hAnsi="Times New Roman" w:cs="Times New Roman"/>
            <w:b/>
            <w:bCs/>
            <w:sz w:val="24"/>
            <w:szCs w:val="24"/>
            <w:lang w:val="en-US"/>
          </w:rPr>
          <w:t xml:space="preserve">) of COVID-19 </w:t>
        </w:r>
        <w:r w:rsidRPr="002F60EE">
          <w:rPr>
            <w:rFonts w:ascii="Times New Roman" w:hAnsi="Times New Roman" w:cs="Times New Roman"/>
            <w:b/>
            <w:bCs/>
            <w:sz w:val="24"/>
            <w:szCs w:val="24"/>
            <w:lang w:val="en-US"/>
          </w:rPr>
          <w:t xml:space="preserve">and associated weather variables in </w:t>
        </w:r>
      </w:ins>
      <w:ins w:id="9" w:author="Microsoft account" w:date="2021-08-17T23:13:00Z">
        <w:r>
          <w:rPr>
            <w:rFonts w:ascii="Times New Roman" w:hAnsi="Times New Roman" w:cs="Times New Roman"/>
            <w:b/>
            <w:bCs/>
            <w:sz w:val="24"/>
            <w:szCs w:val="24"/>
            <w:lang w:val="en-US"/>
          </w:rPr>
          <w:t>B</w:t>
        </w:r>
      </w:ins>
      <w:ins w:id="10" w:author="Microsoft account" w:date="2021-08-17T23:12:00Z">
        <w:r>
          <w:rPr>
            <w:rFonts w:ascii="Times New Roman" w:hAnsi="Times New Roman" w:cs="Times New Roman"/>
            <w:b/>
            <w:bCs/>
            <w:sz w:val="24"/>
            <w:szCs w:val="24"/>
            <w:lang w:val="en-US"/>
          </w:rPr>
          <w:t>angladesh</w:t>
        </w:r>
      </w:ins>
    </w:p>
    <w:p w14:paraId="324602EE" w14:textId="2921D899" w:rsidR="00437D22" w:rsidRDefault="00437D22" w:rsidP="001810E8">
      <w:pPr>
        <w:spacing w:after="0" w:line="240" w:lineRule="auto"/>
        <w:jc w:val="center"/>
        <w:rPr>
          <w:ins w:id="11" w:author="Microsoft account" w:date="2021-08-18T12:02:00Z"/>
          <w:rFonts w:ascii="Times New Roman" w:hAnsi="Times New Roman" w:cs="Times New Roman"/>
          <w:b/>
          <w:bCs/>
          <w:sz w:val="24"/>
          <w:szCs w:val="24"/>
          <w:lang w:val="en-US"/>
        </w:rPr>
      </w:pPr>
      <w:ins w:id="12" w:author="Microsoft account" w:date="2021-08-18T12:02:00Z">
        <w:r>
          <w:rPr>
            <w:rFonts w:ascii="Times New Roman" w:hAnsi="Times New Roman" w:cs="Times New Roman"/>
            <w:b/>
            <w:bCs/>
            <w:sz w:val="24"/>
            <w:szCs w:val="24"/>
            <w:lang w:val="en-US"/>
          </w:rPr>
          <w:t>Or</w:t>
        </w:r>
      </w:ins>
    </w:p>
    <w:p w14:paraId="42EB25B9" w14:textId="5DABA5AA" w:rsidR="00437D22" w:rsidRDefault="00437D22" w:rsidP="001810E8">
      <w:pPr>
        <w:spacing w:after="0" w:line="240" w:lineRule="auto"/>
        <w:jc w:val="center"/>
        <w:rPr>
          <w:rFonts w:ascii="Times New Roman" w:hAnsi="Times New Roman" w:cs="Times New Roman"/>
          <w:b/>
          <w:bCs/>
          <w:sz w:val="24"/>
          <w:szCs w:val="24"/>
          <w:lang w:val="en-US"/>
        </w:rPr>
      </w:pPr>
      <w:ins w:id="13" w:author="Microsoft account" w:date="2021-08-18T12:02:00Z">
        <w:r w:rsidRPr="00437D22">
          <w:rPr>
            <w:rFonts w:ascii="Times New Roman" w:hAnsi="Times New Roman" w:cs="Times New Roman"/>
            <w:b/>
            <w:bCs/>
            <w:sz w:val="24"/>
            <w:szCs w:val="24"/>
            <w:lang w:val="en-US"/>
          </w:rPr>
          <w:t xml:space="preserve">Comparing the performance of time series models with or without meteorological factors in predicting </w:t>
        </w:r>
      </w:ins>
      <w:ins w:id="14" w:author="Microsoft account" w:date="2021-08-18T12:06:00Z">
        <w:r w:rsidR="00FB7422">
          <w:rPr>
            <w:rFonts w:ascii="Times New Roman" w:hAnsi="Times New Roman" w:cs="Times New Roman"/>
            <w:b/>
            <w:bCs/>
            <w:sz w:val="24"/>
            <w:szCs w:val="24"/>
            <w:lang w:val="en-US"/>
          </w:rPr>
          <w:t>reported case fatality rate (</w:t>
        </w:r>
        <w:proofErr w:type="spellStart"/>
        <w:r w:rsidR="00FB7422">
          <w:rPr>
            <w:rFonts w:ascii="Times New Roman" w:hAnsi="Times New Roman" w:cs="Times New Roman"/>
            <w:b/>
            <w:bCs/>
            <w:sz w:val="24"/>
            <w:szCs w:val="24"/>
            <w:lang w:val="en-US"/>
          </w:rPr>
          <w:t>rCFR</w:t>
        </w:r>
        <w:proofErr w:type="spellEnd"/>
        <w:r w:rsidR="00FB7422">
          <w:rPr>
            <w:rFonts w:ascii="Times New Roman" w:hAnsi="Times New Roman" w:cs="Times New Roman"/>
            <w:b/>
            <w:bCs/>
            <w:sz w:val="24"/>
            <w:szCs w:val="24"/>
            <w:lang w:val="en-US"/>
          </w:rPr>
          <w:t xml:space="preserve">) of COVID-19 </w:t>
        </w:r>
      </w:ins>
      <w:ins w:id="15" w:author="Microsoft account" w:date="2021-08-18T12:02:00Z">
        <w:r w:rsidRPr="00437D22">
          <w:rPr>
            <w:rFonts w:ascii="Times New Roman" w:hAnsi="Times New Roman" w:cs="Times New Roman"/>
            <w:b/>
            <w:bCs/>
            <w:sz w:val="24"/>
            <w:szCs w:val="24"/>
            <w:lang w:val="en-US"/>
          </w:rPr>
          <w:t xml:space="preserve">in </w:t>
        </w:r>
      </w:ins>
      <w:ins w:id="16" w:author="Microsoft account" w:date="2021-08-18T12:06:00Z">
        <w:r w:rsidR="00FB7422">
          <w:rPr>
            <w:rFonts w:ascii="Times New Roman" w:hAnsi="Times New Roman" w:cs="Times New Roman"/>
            <w:b/>
            <w:bCs/>
            <w:sz w:val="24"/>
            <w:szCs w:val="24"/>
            <w:lang w:val="en-US"/>
          </w:rPr>
          <w:t>Bangladesh</w:t>
        </w:r>
      </w:ins>
      <w:bookmarkStart w:id="17" w:name="_GoBack"/>
      <w:bookmarkEnd w:id="17"/>
    </w:p>
    <w:p w14:paraId="3BC81145" w14:textId="77777777" w:rsidR="008738A4" w:rsidRDefault="008738A4" w:rsidP="001810E8">
      <w:pPr>
        <w:spacing w:after="0" w:line="240" w:lineRule="auto"/>
        <w:jc w:val="both"/>
        <w:rPr>
          <w:rFonts w:ascii="Times New Roman" w:hAnsi="Times New Roman" w:cs="Times New Roman"/>
          <w:b/>
          <w:bCs/>
          <w:sz w:val="24"/>
          <w:szCs w:val="24"/>
          <w:lang w:val="en-US"/>
        </w:rPr>
      </w:pPr>
    </w:p>
    <w:p w14:paraId="054B51EC" w14:textId="77777777" w:rsidR="00473C98" w:rsidRDefault="00282C34" w:rsidP="001810E8">
      <w:pPr>
        <w:spacing w:after="0"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Abstract </w:t>
      </w:r>
    </w:p>
    <w:p w14:paraId="359273A5" w14:textId="4AF1C6BB" w:rsidR="008334D2" w:rsidRPr="00BB549D" w:rsidRDefault="00282C34" w:rsidP="008334D2">
      <w:pPr>
        <w:widowControl w:val="0"/>
        <w:autoSpaceDE w:val="0"/>
        <w:autoSpaceDN w:val="0"/>
        <w:adjustRightInd w:val="0"/>
        <w:spacing w:after="200" w:line="276" w:lineRule="auto"/>
        <w:jc w:val="both"/>
        <w:rPr>
          <w:rFonts w:ascii="Times New Roman" w:hAnsi="Times New Roman" w:cs="Times New Roman"/>
          <w:lang w:val="en"/>
        </w:rPr>
      </w:pPr>
      <w:r w:rsidRPr="00A534F8">
        <w:rPr>
          <w:rFonts w:ascii="Times New Roman" w:hAnsi="Times New Roman" w:cs="Times New Roman"/>
          <w:lang w:val="en"/>
        </w:rPr>
        <w:t>Novel coronavirus disease</w:t>
      </w:r>
      <w:r w:rsidR="0050723A">
        <w:rPr>
          <w:rFonts w:ascii="Times New Roman" w:hAnsi="Times New Roman" w:cs="Times New Roman"/>
          <w:lang w:val="en"/>
        </w:rPr>
        <w:t xml:space="preserve"> </w:t>
      </w:r>
      <w:r w:rsidRPr="00A534F8">
        <w:rPr>
          <w:rFonts w:ascii="Times New Roman" w:hAnsi="Times New Roman" w:cs="Times New Roman"/>
          <w:lang w:val="en"/>
        </w:rPr>
        <w:t>(COVID-19) is a</w:t>
      </w:r>
      <w:ins w:id="18" w:author="Microsoft account" w:date="2021-08-17T20:06:00Z">
        <w:r w:rsidR="00CF1CD2">
          <w:rPr>
            <w:rFonts w:ascii="Times New Roman" w:hAnsi="Times New Roman" w:cs="Times New Roman"/>
            <w:lang w:val="en"/>
          </w:rPr>
          <w:t>n</w:t>
        </w:r>
      </w:ins>
      <w:r w:rsidRPr="00A534F8">
        <w:rPr>
          <w:rFonts w:ascii="Times New Roman" w:hAnsi="Times New Roman" w:cs="Times New Roman"/>
          <w:lang w:val="en"/>
        </w:rPr>
        <w:t xml:space="preserve"> </w:t>
      </w:r>
      <w:del w:id="19" w:author="Microsoft account" w:date="2021-08-17T20:05:00Z">
        <w:r w:rsidRPr="00A534F8" w:rsidDel="00CF1CD2">
          <w:rPr>
            <w:rFonts w:ascii="Times New Roman" w:hAnsi="Times New Roman" w:cs="Times New Roman"/>
            <w:lang w:val="en"/>
          </w:rPr>
          <w:delText>malady</w:delText>
        </w:r>
      </w:del>
      <w:ins w:id="20" w:author="Microsoft account" w:date="2021-08-17T20:06:00Z">
        <w:r w:rsidR="00CF1CD2">
          <w:rPr>
            <w:rFonts w:ascii="Times New Roman" w:hAnsi="Times New Roman" w:cs="Times New Roman"/>
            <w:lang w:val="en"/>
          </w:rPr>
          <w:t>infectious</w:t>
        </w:r>
      </w:ins>
      <w:ins w:id="21" w:author="Microsoft account" w:date="2021-08-17T20:07:00Z">
        <w:r w:rsidR="00CF1CD2">
          <w:rPr>
            <w:rFonts w:ascii="Times New Roman" w:hAnsi="Times New Roman" w:cs="Times New Roman"/>
            <w:lang w:val="en"/>
          </w:rPr>
          <w:t xml:space="preserve"> disease that</w:t>
        </w:r>
      </w:ins>
      <w:ins w:id="22" w:author="Microsoft account" w:date="2021-08-17T20:06:00Z">
        <w:r w:rsidR="00CF1CD2">
          <w:rPr>
            <w:rFonts w:ascii="Times New Roman" w:hAnsi="Times New Roman" w:cs="Times New Roman"/>
            <w:lang w:val="en"/>
          </w:rPr>
          <w:t xml:space="preserve"> </w:t>
        </w:r>
      </w:ins>
      <w:del w:id="23" w:author="Microsoft account" w:date="2021-08-17T20:05:00Z">
        <w:r w:rsidRPr="00A534F8" w:rsidDel="00CF1CD2">
          <w:rPr>
            <w:rFonts w:ascii="Times New Roman" w:hAnsi="Times New Roman" w:cs="Times New Roman"/>
            <w:lang w:val="en"/>
          </w:rPr>
          <w:delText xml:space="preserve"> </w:delText>
        </w:r>
      </w:del>
      <w:ins w:id="24" w:author="ERAHEEM" w:date="2021-08-11T21:50:00Z">
        <w:del w:id="25" w:author="Microsoft account" w:date="2021-08-17T20:05:00Z">
          <w:r w:rsidRPr="00A534F8" w:rsidDel="00CF1CD2">
            <w:rPr>
              <w:rFonts w:ascii="Times New Roman" w:hAnsi="Times New Roman" w:cs="Times New Roman"/>
              <w:lang w:val="en"/>
            </w:rPr>
            <w:delText>[can we replace it with a more straightforward word? This sentence is hard to read]</w:delText>
          </w:r>
        </w:del>
        <w:del w:id="26" w:author="Microsoft account" w:date="2021-08-17T20:06:00Z">
          <w:r w:rsidRPr="00A534F8" w:rsidDel="00CF1CD2">
            <w:rPr>
              <w:rFonts w:ascii="Times New Roman" w:hAnsi="Times New Roman" w:cs="Times New Roman"/>
              <w:lang w:val="en"/>
            </w:rPr>
            <w:delText xml:space="preserve"> </w:delText>
          </w:r>
        </w:del>
      </w:ins>
      <w:r w:rsidRPr="00A534F8">
        <w:rPr>
          <w:rFonts w:ascii="Times New Roman" w:hAnsi="Times New Roman" w:cs="Times New Roman"/>
          <w:lang w:val="en"/>
        </w:rPr>
        <w:t xml:space="preserve">affecting </w:t>
      </w:r>
      <w:ins w:id="27" w:author="ERAHEEM" w:date="2021-08-11T21:50:00Z">
        <w:r w:rsidRPr="00A534F8">
          <w:rPr>
            <w:rFonts w:ascii="Times New Roman" w:hAnsi="Times New Roman" w:cs="Times New Roman"/>
            <w:lang w:val="en"/>
          </w:rPr>
          <w:t xml:space="preserve">the </w:t>
        </w:r>
      </w:ins>
      <w:r w:rsidRPr="00A534F8">
        <w:rPr>
          <w:rFonts w:ascii="Times New Roman" w:hAnsi="Times New Roman" w:cs="Times New Roman"/>
          <w:lang w:val="en"/>
        </w:rPr>
        <w:t xml:space="preserve">respiratory system of human </w:t>
      </w:r>
      <w:del w:id="28" w:author="ERAHEEM" w:date="2021-08-11T21:50:00Z">
        <w:r w:rsidR="008334D2" w:rsidRPr="00A534F8">
          <w:rPr>
            <w:rFonts w:ascii="Times New Roman" w:hAnsi="Times New Roman" w:cs="Times New Roman"/>
            <w:lang w:val="en"/>
          </w:rPr>
          <w:delText>being</w:delText>
        </w:r>
      </w:del>
      <w:ins w:id="29" w:author="ERAHEEM" w:date="2021-08-11T21:50:00Z">
        <w:r w:rsidRPr="00A534F8">
          <w:rPr>
            <w:rFonts w:ascii="Times New Roman" w:hAnsi="Times New Roman" w:cs="Times New Roman"/>
            <w:lang w:val="en"/>
          </w:rPr>
          <w:t>beings</w:t>
        </w:r>
      </w:ins>
      <w:r w:rsidRPr="00A534F8">
        <w:rPr>
          <w:rFonts w:ascii="Times New Roman" w:hAnsi="Times New Roman" w:cs="Times New Roman"/>
          <w:lang w:val="en"/>
        </w:rPr>
        <w:t xml:space="preserve"> and is caused by severe acute respiratory syndrome coronavirus 2</w:t>
      </w:r>
      <w:ins w:id="30" w:author="Microsoft account" w:date="2021-08-17T20:16:00Z">
        <w:r w:rsidR="00971C0C">
          <w:rPr>
            <w:rFonts w:ascii="Times New Roman" w:hAnsi="Times New Roman" w:cs="Times New Roman"/>
            <w:lang w:val="en"/>
          </w:rPr>
          <w:t xml:space="preserve"> </w:t>
        </w:r>
      </w:ins>
      <w:r w:rsidRPr="00A534F8">
        <w:rPr>
          <w:rFonts w:ascii="Times New Roman" w:hAnsi="Times New Roman" w:cs="Times New Roman"/>
          <w:lang w:val="en"/>
        </w:rPr>
        <w:t xml:space="preserve">(SARS-CoV-2). </w:t>
      </w:r>
      <w:del w:id="31" w:author="ERAHEEM" w:date="2021-08-11T21:50:00Z">
        <w:r w:rsidR="008334D2" w:rsidRPr="00A534F8">
          <w:rPr>
            <w:rFonts w:ascii="Times New Roman" w:hAnsi="Times New Roman" w:cs="Times New Roman"/>
            <w:lang w:val="en"/>
          </w:rPr>
          <w:delText>A number of</w:delText>
        </w:r>
      </w:del>
      <w:ins w:id="32" w:author="ERAHEEM" w:date="2021-08-11T21:50:00Z">
        <w:r w:rsidRPr="00A534F8">
          <w:rPr>
            <w:rFonts w:ascii="Times New Roman" w:hAnsi="Times New Roman" w:cs="Times New Roman"/>
            <w:lang w:val="en"/>
          </w:rPr>
          <w:t>Several</w:t>
        </w:r>
      </w:ins>
      <w:r w:rsidRPr="00A534F8">
        <w:rPr>
          <w:rFonts w:ascii="Times New Roman" w:hAnsi="Times New Roman" w:cs="Times New Roman"/>
          <w:lang w:val="en"/>
        </w:rPr>
        <w:t xml:space="preserve"> meteorological factors </w:t>
      </w:r>
      <w:del w:id="33" w:author="ERAHEEM" w:date="2021-08-11T21:50:00Z">
        <w:r w:rsidR="008334D2" w:rsidRPr="00A534F8">
          <w:rPr>
            <w:rFonts w:ascii="Times New Roman" w:hAnsi="Times New Roman" w:cs="Times New Roman"/>
            <w:lang w:val="en"/>
          </w:rPr>
          <w:delText>as well as</w:delText>
        </w:r>
      </w:del>
      <w:ins w:id="34" w:author="ERAHEEM" w:date="2021-08-11T21:50:00Z">
        <w:r w:rsidRPr="00A534F8">
          <w:rPr>
            <w:rFonts w:ascii="Times New Roman" w:hAnsi="Times New Roman" w:cs="Times New Roman"/>
            <w:lang w:val="en"/>
          </w:rPr>
          <w:t>and weather</w:t>
        </w:r>
      </w:ins>
      <w:r w:rsidRPr="00A534F8">
        <w:rPr>
          <w:rFonts w:ascii="Times New Roman" w:hAnsi="Times New Roman" w:cs="Times New Roman"/>
          <w:lang w:val="en"/>
        </w:rPr>
        <w:t xml:space="preserve"> elements </w:t>
      </w:r>
      <w:del w:id="35" w:author="ERAHEEM" w:date="2021-08-11T21:50:00Z">
        <w:r w:rsidR="008334D2" w:rsidRPr="00A534F8">
          <w:rPr>
            <w:rFonts w:ascii="Times New Roman" w:hAnsi="Times New Roman" w:cs="Times New Roman"/>
            <w:lang w:val="en"/>
          </w:rPr>
          <w:delText>of weather has been found</w:delText>
        </w:r>
      </w:del>
      <w:ins w:id="36" w:author="ERAHEEM" w:date="2021-08-11T21:50:00Z">
        <w:r w:rsidRPr="00A534F8">
          <w:rPr>
            <w:rFonts w:ascii="Times New Roman" w:hAnsi="Times New Roman" w:cs="Times New Roman"/>
            <w:lang w:val="en"/>
          </w:rPr>
          <w:t>are</w:t>
        </w:r>
      </w:ins>
      <w:r w:rsidRPr="00A534F8">
        <w:rPr>
          <w:rFonts w:ascii="Times New Roman" w:hAnsi="Times New Roman" w:cs="Times New Roman"/>
          <w:lang w:val="en"/>
        </w:rPr>
        <w:t xml:space="preserve"> directly correlated with the </w:t>
      </w:r>
      <w:ins w:id="37" w:author="Microsoft account" w:date="2021-08-17T20:17:00Z">
        <w:r w:rsidR="00971C0C">
          <w:rPr>
            <w:rFonts w:ascii="Times New Roman" w:hAnsi="Times New Roman" w:cs="Times New Roman"/>
            <w:lang w:val="en"/>
          </w:rPr>
          <w:t xml:space="preserve">reported </w:t>
        </w:r>
      </w:ins>
      <w:r w:rsidRPr="00A534F8">
        <w:rPr>
          <w:rFonts w:ascii="Times New Roman" w:hAnsi="Times New Roman" w:cs="Times New Roman"/>
          <w:lang w:val="en"/>
        </w:rPr>
        <w:t>case fatality rate</w:t>
      </w:r>
      <w:ins w:id="38" w:author="Microsoft account" w:date="2021-08-17T20:17:00Z">
        <w:r w:rsidR="00971C0C">
          <w:rPr>
            <w:rFonts w:ascii="Times New Roman" w:hAnsi="Times New Roman" w:cs="Times New Roman"/>
            <w:lang w:val="en"/>
          </w:rPr>
          <w:t xml:space="preserve"> (</w:t>
        </w:r>
        <w:proofErr w:type="spellStart"/>
        <w:r w:rsidR="00971C0C">
          <w:rPr>
            <w:rFonts w:ascii="Times New Roman" w:hAnsi="Times New Roman" w:cs="Times New Roman"/>
            <w:lang w:val="en"/>
          </w:rPr>
          <w:t>rCFR</w:t>
        </w:r>
        <w:proofErr w:type="spellEnd"/>
        <w:r w:rsidR="00971C0C">
          <w:rPr>
            <w:rFonts w:ascii="Times New Roman" w:hAnsi="Times New Roman" w:cs="Times New Roman"/>
            <w:lang w:val="en"/>
          </w:rPr>
          <w:t>)</w:t>
        </w:r>
      </w:ins>
      <w:r w:rsidRPr="00A534F8">
        <w:rPr>
          <w:rFonts w:ascii="Times New Roman" w:hAnsi="Times New Roman" w:cs="Times New Roman"/>
          <w:lang w:val="en"/>
        </w:rPr>
        <w:t xml:space="preserve"> of COVID-19 in different groups of people </w:t>
      </w:r>
      <w:del w:id="39" w:author="ERAHEEM" w:date="2021-08-11T21:50:00Z">
        <w:r w:rsidR="008334D2" w:rsidRPr="00A534F8">
          <w:rPr>
            <w:rFonts w:ascii="Times New Roman" w:hAnsi="Times New Roman" w:cs="Times New Roman"/>
            <w:lang w:val="en"/>
          </w:rPr>
          <w:delText>all over the world.</w:delText>
        </w:r>
      </w:del>
      <w:ins w:id="40" w:author="ERAHEEM" w:date="2021-08-11T21:50:00Z">
        <w:r w:rsidRPr="00A534F8">
          <w:rPr>
            <w:rFonts w:ascii="Times New Roman" w:hAnsi="Times New Roman" w:cs="Times New Roman"/>
            <w:lang w:val="en"/>
          </w:rPr>
          <w:t>worldwide.</w:t>
        </w:r>
      </w:ins>
      <w:r w:rsidRPr="00A534F8">
        <w:rPr>
          <w:rFonts w:ascii="Times New Roman" w:hAnsi="Times New Roman" w:cs="Times New Roman"/>
          <w:lang w:val="en"/>
        </w:rPr>
        <w:t xml:space="preserve"> This study focused on the mathematical modeling of the correlation and prediction of </w:t>
      </w:r>
      <w:ins w:id="41" w:author="ERAHEEM" w:date="2021-08-11T21:50:00Z">
        <w:r w:rsidRPr="00A534F8">
          <w:rPr>
            <w:rFonts w:ascii="Times New Roman" w:hAnsi="Times New Roman" w:cs="Times New Roman"/>
            <w:lang w:val="en"/>
          </w:rPr>
          <w:t xml:space="preserve">the </w:t>
        </w:r>
      </w:ins>
      <w:proofErr w:type="spellStart"/>
      <w:ins w:id="42" w:author="Microsoft account" w:date="2021-08-17T20:17:00Z">
        <w:r w:rsidR="00E405ED">
          <w:rPr>
            <w:rFonts w:ascii="Times New Roman" w:hAnsi="Times New Roman" w:cs="Times New Roman"/>
            <w:lang w:val="en"/>
          </w:rPr>
          <w:t>rCFR</w:t>
        </w:r>
      </w:ins>
      <w:proofErr w:type="spellEnd"/>
      <w:del w:id="43" w:author="Microsoft account" w:date="2021-08-17T20:17:00Z">
        <w:r w:rsidRPr="00A534F8" w:rsidDel="00971C0C">
          <w:rPr>
            <w:rFonts w:ascii="Times New Roman" w:hAnsi="Times New Roman" w:cs="Times New Roman"/>
            <w:lang w:val="en"/>
          </w:rPr>
          <w:delText>reported case fatality rate</w:delText>
        </w:r>
      </w:del>
      <w:r w:rsidRPr="00A534F8">
        <w:rPr>
          <w:rFonts w:ascii="Times New Roman" w:hAnsi="Times New Roman" w:cs="Times New Roman"/>
          <w:lang w:val="en"/>
        </w:rPr>
        <w:t xml:space="preserve"> of COVID</w:t>
      </w:r>
      <w:ins w:id="44" w:author="Microsoft account" w:date="2021-08-17T20:15:00Z">
        <w:r w:rsidR="00665449">
          <w:rPr>
            <w:rFonts w:ascii="Times New Roman" w:hAnsi="Times New Roman" w:cs="Times New Roman"/>
            <w:lang w:val="en"/>
          </w:rPr>
          <w:t>-19</w:t>
        </w:r>
      </w:ins>
      <w:r w:rsidRPr="00A534F8">
        <w:rPr>
          <w:rFonts w:ascii="Times New Roman" w:hAnsi="Times New Roman" w:cs="Times New Roman"/>
          <w:lang w:val="en"/>
        </w:rPr>
        <w:t xml:space="preserve"> </w:t>
      </w:r>
      <w:del w:id="45" w:author="ERAHEEM" w:date="2021-08-11T21:50:00Z">
        <w:r w:rsidR="008334D2" w:rsidRPr="00A534F8">
          <w:rPr>
            <w:rFonts w:ascii="Times New Roman" w:hAnsi="Times New Roman" w:cs="Times New Roman"/>
            <w:lang w:val="en"/>
          </w:rPr>
          <w:delText>among peoples of different region of</w:delText>
        </w:r>
      </w:del>
      <w:ins w:id="46" w:author="ERAHEEM" w:date="2021-08-11T21:50:00Z">
        <w:r w:rsidRPr="00A534F8">
          <w:rPr>
            <w:rFonts w:ascii="Times New Roman" w:hAnsi="Times New Roman" w:cs="Times New Roman"/>
            <w:lang w:val="en"/>
          </w:rPr>
          <w:t>in</w:t>
        </w:r>
      </w:ins>
      <w:r w:rsidRPr="00A534F8">
        <w:rPr>
          <w:rFonts w:ascii="Times New Roman" w:hAnsi="Times New Roman" w:cs="Times New Roman"/>
          <w:lang w:val="en"/>
        </w:rPr>
        <w:t xml:space="preserve"> Bangladesh </w:t>
      </w:r>
      <w:ins w:id="47" w:author="Microsoft account" w:date="2021-08-17T20:15:00Z">
        <w:r w:rsidR="00665449">
          <w:rPr>
            <w:rFonts w:ascii="Times New Roman" w:hAnsi="Times New Roman" w:cs="Times New Roman"/>
            <w:lang w:val="en"/>
          </w:rPr>
          <w:t xml:space="preserve">with the data </w:t>
        </w:r>
        <w:r w:rsidR="00665449" w:rsidRPr="00665449">
          <w:rPr>
            <w:rFonts w:ascii="Times New Roman" w:hAnsi="Times New Roman" w:cs="Times New Roman"/>
            <w:lang w:val="en"/>
          </w:rPr>
          <w:t xml:space="preserve">from the </w:t>
        </w:r>
        <w:r w:rsidR="00665449" w:rsidRPr="006D5882">
          <w:rPr>
            <w:rFonts w:ascii="Times New Roman" w:hAnsi="Times New Roman" w:cs="Times New Roman"/>
            <w:highlight w:val="yellow"/>
            <w:lang w:val="en"/>
            <w:rPrChange w:id="48" w:author="Microsoft account" w:date="2021-08-17T20:49:00Z">
              <w:rPr>
                <w:rFonts w:ascii="Times New Roman" w:hAnsi="Times New Roman" w:cs="Times New Roman"/>
                <w:lang w:val="en"/>
              </w:rPr>
            </w:rPrChange>
          </w:rPr>
          <w:t>WHO’s daily situation reports dated May</w:t>
        </w:r>
      </w:ins>
      <w:ins w:id="49" w:author="Microsoft account" w:date="2021-08-17T20:14:00Z">
        <w:r w:rsidR="00665449" w:rsidRPr="006D5882">
          <w:rPr>
            <w:rFonts w:ascii="Times New Roman" w:hAnsi="Times New Roman" w:cs="Times New Roman"/>
            <w:highlight w:val="yellow"/>
            <w:lang w:val="en"/>
            <w:rPrChange w:id="50" w:author="Microsoft account" w:date="2021-08-17T20:49:00Z">
              <w:rPr>
                <w:rFonts w:ascii="Times New Roman" w:hAnsi="Times New Roman" w:cs="Times New Roman"/>
                <w:lang w:val="en"/>
              </w:rPr>
            </w:rPrChange>
          </w:rPr>
          <w:t xml:space="preserve"> 1</w:t>
        </w:r>
      </w:ins>
      <w:ins w:id="51" w:author="Microsoft account" w:date="2021-08-17T20:15:00Z">
        <w:r w:rsidR="00665449" w:rsidRPr="006D5882">
          <w:rPr>
            <w:rFonts w:ascii="Times New Roman" w:hAnsi="Times New Roman" w:cs="Times New Roman"/>
            <w:highlight w:val="yellow"/>
            <w:lang w:val="en"/>
            <w:rPrChange w:id="52" w:author="Microsoft account" w:date="2021-08-17T20:49:00Z">
              <w:rPr>
                <w:rFonts w:ascii="Times New Roman" w:hAnsi="Times New Roman" w:cs="Times New Roman"/>
                <w:lang w:val="en"/>
              </w:rPr>
            </w:rPrChange>
          </w:rPr>
          <w:t>, 2020</w:t>
        </w:r>
      </w:ins>
      <w:ins w:id="53" w:author="Microsoft account" w:date="2021-08-17T20:14:00Z">
        <w:r w:rsidR="00665449" w:rsidRPr="006D5882">
          <w:rPr>
            <w:rFonts w:ascii="Times New Roman" w:hAnsi="Times New Roman" w:cs="Times New Roman"/>
            <w:highlight w:val="yellow"/>
            <w:lang w:val="en"/>
            <w:rPrChange w:id="54" w:author="Microsoft account" w:date="2021-08-17T20:49:00Z">
              <w:rPr>
                <w:rFonts w:ascii="Times New Roman" w:hAnsi="Times New Roman" w:cs="Times New Roman"/>
                <w:lang w:val="en"/>
              </w:rPr>
            </w:rPrChange>
          </w:rPr>
          <w:t xml:space="preserve"> to </w:t>
        </w:r>
      </w:ins>
      <w:ins w:id="55" w:author="Microsoft account" w:date="2021-08-17T20:15:00Z">
        <w:r w:rsidR="00665449" w:rsidRPr="006D5882">
          <w:rPr>
            <w:rFonts w:ascii="Times New Roman" w:hAnsi="Times New Roman" w:cs="Times New Roman"/>
            <w:highlight w:val="yellow"/>
            <w:lang w:val="en"/>
            <w:rPrChange w:id="56" w:author="Microsoft account" w:date="2021-08-17T20:49:00Z">
              <w:rPr>
                <w:rFonts w:ascii="Times New Roman" w:hAnsi="Times New Roman" w:cs="Times New Roman"/>
                <w:lang w:val="en"/>
              </w:rPr>
            </w:rPrChange>
          </w:rPr>
          <w:t>August</w:t>
        </w:r>
      </w:ins>
      <w:ins w:id="57" w:author="Microsoft account" w:date="2021-08-17T20:14:00Z">
        <w:r w:rsidR="00665449" w:rsidRPr="006D5882">
          <w:rPr>
            <w:rFonts w:ascii="Times New Roman" w:hAnsi="Times New Roman" w:cs="Times New Roman"/>
            <w:highlight w:val="yellow"/>
            <w:lang w:val="en"/>
            <w:rPrChange w:id="58" w:author="Microsoft account" w:date="2021-08-17T20:49:00Z">
              <w:rPr>
                <w:rFonts w:ascii="Times New Roman" w:hAnsi="Times New Roman" w:cs="Times New Roman"/>
                <w:lang w:val="en"/>
              </w:rPr>
            </w:rPrChange>
          </w:rPr>
          <w:t xml:space="preserve"> 31, 2021</w:t>
        </w:r>
      </w:ins>
      <w:del w:id="59" w:author="Microsoft account" w:date="2021-08-17T20:14:00Z">
        <w:r w:rsidRPr="00A534F8" w:rsidDel="00665449">
          <w:rPr>
            <w:rFonts w:ascii="Times New Roman" w:hAnsi="Times New Roman" w:cs="Times New Roman"/>
            <w:lang w:val="en"/>
          </w:rPr>
          <w:delText>over a certain peri</w:delText>
        </w:r>
        <w:r w:rsidRPr="00A534F8" w:rsidDel="00CF1CD2">
          <w:rPr>
            <w:rFonts w:ascii="Times New Roman" w:hAnsi="Times New Roman" w:cs="Times New Roman"/>
            <w:lang w:val="en"/>
          </w:rPr>
          <w:delText>od of time</w:delText>
        </w:r>
      </w:del>
      <w:del w:id="60" w:author="ERAHEEM" w:date="2021-08-11T21:50:00Z">
        <w:r w:rsidR="008334D2" w:rsidRPr="00A534F8">
          <w:rPr>
            <w:rFonts w:ascii="Times New Roman" w:hAnsi="Times New Roman" w:cs="Times New Roman"/>
            <w:lang w:val="en"/>
          </w:rPr>
          <w:delText>.</w:delText>
        </w:r>
      </w:del>
      <w:ins w:id="61" w:author="ERAHEEM" w:date="2021-08-11T21:50:00Z">
        <w:del w:id="62" w:author="Microsoft account" w:date="2021-08-17T20:14:00Z">
          <w:r w:rsidRPr="00A534F8" w:rsidDel="00CF1CD2">
            <w:rPr>
              <w:rFonts w:ascii="Times New Roman" w:hAnsi="Times New Roman" w:cs="Times New Roman"/>
              <w:lang w:val="en"/>
            </w:rPr>
            <w:delText xml:space="preserve"> [NEED TO DEFINE SPECIFICALLY]</w:delText>
          </w:r>
        </w:del>
        <w:r w:rsidRPr="00A534F8">
          <w:rPr>
            <w:rFonts w:ascii="Times New Roman" w:hAnsi="Times New Roman" w:cs="Times New Roman"/>
            <w:lang w:val="en"/>
          </w:rPr>
          <w:t>.</w:t>
        </w:r>
      </w:ins>
      <w:r w:rsidRPr="00A534F8">
        <w:rPr>
          <w:rFonts w:ascii="Times New Roman" w:hAnsi="Times New Roman" w:cs="Times New Roman"/>
          <w:lang w:val="en"/>
        </w:rPr>
        <w:t xml:space="preserve"> For that</w:t>
      </w:r>
      <w:r w:rsidR="00E24C36">
        <w:rPr>
          <w:rFonts w:ascii="Times New Roman" w:hAnsi="Times New Roman" w:cs="Times New Roman"/>
          <w:lang w:val="en"/>
        </w:rPr>
        <w:t>,</w:t>
      </w:r>
      <w:r w:rsidRPr="00A534F8">
        <w:rPr>
          <w:rFonts w:ascii="Times New Roman" w:hAnsi="Times New Roman" w:cs="Times New Roman"/>
          <w:lang w:val="en"/>
        </w:rPr>
        <w:t xml:space="preserve"> </w:t>
      </w:r>
      <w:r w:rsidRPr="00A534F8">
        <w:rPr>
          <w:rFonts w:ascii="Times New Roman" w:hAnsi="Times New Roman" w:cs="Times New Roman"/>
          <w:bCs/>
          <w:iCs/>
        </w:rPr>
        <w:t>Simple Exponential Smoothing (SES), Auto-Regressive Integrated Moving Average (ARIMA), Autoregressive Integrated Moving Average with Explanatory Variables (ARIMAX), Bayesian Structural Time Series (BSTS), Automatic forecasting time-series model (Prophet</w:t>
      </w:r>
      <w:r w:rsidR="00FB4049" w:rsidRPr="00A534F8">
        <w:rPr>
          <w:rFonts w:ascii="Times New Roman" w:hAnsi="Times New Roman" w:cs="Times New Roman"/>
          <w:bCs/>
          <w:iCs/>
        </w:rPr>
        <w:t>)</w:t>
      </w:r>
      <w:r w:rsidR="00FB4049">
        <w:rPr>
          <w:rFonts w:ascii="Times New Roman" w:hAnsi="Times New Roman" w:cs="Times New Roman"/>
          <w:bCs/>
          <w:iCs/>
        </w:rPr>
        <w:t xml:space="preserve"> </w:t>
      </w:r>
      <w:r w:rsidR="00FB4049" w:rsidRPr="00A534F8">
        <w:rPr>
          <w:rFonts w:ascii="Times New Roman" w:hAnsi="Times New Roman" w:cs="Times New Roman"/>
          <w:bCs/>
          <w:iCs/>
        </w:rPr>
        <w:t>was</w:t>
      </w:r>
      <w:r w:rsidRPr="00A534F8">
        <w:rPr>
          <w:rFonts w:ascii="Times New Roman" w:hAnsi="Times New Roman" w:cs="Times New Roman"/>
          <w:bCs/>
          <w:iCs/>
        </w:rPr>
        <w:t xml:space="preserve"> implied to identify the trend of </w:t>
      </w:r>
      <w:proofErr w:type="spellStart"/>
      <w:ins w:id="63" w:author="Microsoft account" w:date="2021-08-17T20:18:00Z">
        <w:r w:rsidR="000E4227">
          <w:rPr>
            <w:rFonts w:ascii="Times New Roman" w:hAnsi="Times New Roman" w:cs="Times New Roman"/>
            <w:bCs/>
            <w:iCs/>
          </w:rPr>
          <w:t>r</w:t>
        </w:r>
      </w:ins>
      <w:r w:rsidRPr="00A534F8">
        <w:rPr>
          <w:rFonts w:ascii="Times New Roman" w:hAnsi="Times New Roman" w:cs="Times New Roman"/>
          <w:bCs/>
          <w:iCs/>
        </w:rPr>
        <w:t>CFR</w:t>
      </w:r>
      <w:proofErr w:type="spellEnd"/>
      <w:r w:rsidRPr="00A534F8">
        <w:rPr>
          <w:rFonts w:ascii="Times New Roman" w:hAnsi="Times New Roman" w:cs="Times New Roman"/>
          <w:bCs/>
          <w:iCs/>
        </w:rPr>
        <w:t xml:space="preserve"> for COVID-19 in Bangladesh</w:t>
      </w:r>
      <w:r w:rsidRPr="00A534F8">
        <w:rPr>
          <w:rFonts w:ascii="Times New Roman" w:hAnsi="Times New Roman" w:cs="Times New Roman"/>
        </w:rPr>
        <w:t>.</w:t>
      </w:r>
      <w:r w:rsidRPr="00A534F8">
        <w:rPr>
          <w:rFonts w:ascii="Times New Roman" w:hAnsi="Times New Roman" w:cs="Times New Roman"/>
          <w:lang w:val="en"/>
        </w:rPr>
        <w:t xml:space="preserve"> According to the analysis performed in this study, </w:t>
      </w:r>
      <w:ins w:id="64" w:author="ERAHEEM" w:date="2021-08-11T21:50:00Z">
        <w:r w:rsidRPr="00A534F8">
          <w:rPr>
            <w:rFonts w:ascii="Times New Roman" w:hAnsi="Times New Roman" w:cs="Times New Roman"/>
            <w:color w:val="000000" w:themeColor="text1"/>
            <w:sz w:val="24"/>
            <w:szCs w:val="24"/>
          </w:rPr>
          <w:t xml:space="preserve">the </w:t>
        </w:r>
      </w:ins>
      <w:r w:rsidRPr="00A534F8">
        <w:rPr>
          <w:rFonts w:ascii="Times New Roman" w:hAnsi="Times New Roman" w:cs="Times New Roman"/>
          <w:color w:val="000000" w:themeColor="text1"/>
          <w:sz w:val="24"/>
          <w:szCs w:val="24"/>
        </w:rPr>
        <w:t xml:space="preserve">temperature was found to have </w:t>
      </w:r>
      <w:ins w:id="65" w:author="ERAHEEM" w:date="2021-08-11T21:50:00Z">
        <w:r w:rsidRPr="00A534F8">
          <w:rPr>
            <w:rFonts w:ascii="Times New Roman" w:hAnsi="Times New Roman" w:cs="Times New Roman"/>
            <w:color w:val="000000" w:themeColor="text1"/>
            <w:sz w:val="24"/>
            <w:szCs w:val="24"/>
          </w:rPr>
          <w:t xml:space="preserve">a </w:t>
        </w:r>
      </w:ins>
      <w:r w:rsidRPr="00A534F8">
        <w:rPr>
          <w:rFonts w:ascii="Times New Roman" w:hAnsi="Times New Roman" w:cs="Times New Roman"/>
          <w:color w:val="000000" w:themeColor="text1"/>
          <w:sz w:val="24"/>
          <w:szCs w:val="24"/>
        </w:rPr>
        <w:t xml:space="preserve">negative relationship with the </w:t>
      </w:r>
      <w:proofErr w:type="spellStart"/>
      <w:ins w:id="66" w:author="Microsoft account" w:date="2021-08-17T20:18:00Z">
        <w:r w:rsidR="000E4227">
          <w:rPr>
            <w:rFonts w:ascii="Times New Roman" w:hAnsi="Times New Roman" w:cs="Times New Roman"/>
            <w:lang w:val="en"/>
          </w:rPr>
          <w:t>rCFR</w:t>
        </w:r>
      </w:ins>
      <w:proofErr w:type="spellEnd"/>
      <w:del w:id="67" w:author="Microsoft account" w:date="2021-08-17T20:18:00Z">
        <w:r w:rsidRPr="00A534F8" w:rsidDel="000E4227">
          <w:rPr>
            <w:rFonts w:ascii="Times New Roman" w:hAnsi="Times New Roman" w:cs="Times New Roman"/>
            <w:color w:val="000000" w:themeColor="text1"/>
            <w:sz w:val="24"/>
            <w:szCs w:val="24"/>
          </w:rPr>
          <w:delText>case fatality rate</w:delText>
        </w:r>
      </w:del>
      <w:r w:rsidRPr="00A534F8">
        <w:rPr>
          <w:rFonts w:ascii="Times New Roman" w:hAnsi="Times New Roman" w:cs="Times New Roman"/>
          <w:color w:val="000000" w:themeColor="text1"/>
          <w:sz w:val="24"/>
          <w:szCs w:val="24"/>
        </w:rPr>
        <w:t xml:space="preserve"> of the disease. Based on the data from most </w:t>
      </w:r>
      <w:del w:id="68" w:author="ERAHEEM" w:date="2021-08-11T21:50:00Z">
        <w:r w:rsidR="008334D2" w:rsidRPr="00A534F8">
          <w:rPr>
            <w:rFonts w:ascii="Times New Roman" w:hAnsi="Times New Roman" w:cs="Times New Roman"/>
            <w:color w:val="000000" w:themeColor="text1"/>
            <w:sz w:val="24"/>
            <w:szCs w:val="24"/>
          </w:rPr>
          <w:delText xml:space="preserve">part </w:delText>
        </w:r>
      </w:del>
      <w:r w:rsidRPr="00A534F8">
        <w:rPr>
          <w:rFonts w:ascii="Times New Roman" w:hAnsi="Times New Roman" w:cs="Times New Roman"/>
          <w:color w:val="000000" w:themeColor="text1"/>
          <w:sz w:val="24"/>
          <w:szCs w:val="24"/>
        </w:rPr>
        <w:t xml:space="preserve">of </w:t>
      </w:r>
      <w:del w:id="69" w:author="ERAHEEM" w:date="2021-08-11T21:50:00Z">
        <w:r w:rsidR="008334D2" w:rsidRPr="00A534F8">
          <w:rPr>
            <w:rFonts w:ascii="Times New Roman" w:hAnsi="Times New Roman" w:cs="Times New Roman"/>
            <w:color w:val="000000" w:themeColor="text1"/>
            <w:sz w:val="24"/>
            <w:szCs w:val="24"/>
          </w:rPr>
          <w:delText>bangladesh</w:delText>
        </w:r>
      </w:del>
      <w:ins w:id="70" w:author="ERAHEEM" w:date="2021-08-11T21:50:00Z">
        <w:r w:rsidRPr="00A534F8">
          <w:rPr>
            <w:rFonts w:ascii="Times New Roman" w:hAnsi="Times New Roman" w:cs="Times New Roman"/>
            <w:color w:val="000000" w:themeColor="text1"/>
            <w:sz w:val="24"/>
            <w:szCs w:val="24"/>
          </w:rPr>
          <w:t>Bangladesh</w:t>
        </w:r>
      </w:ins>
      <w:r w:rsidRPr="00A534F8">
        <w:rPr>
          <w:rFonts w:ascii="Times New Roman" w:hAnsi="Times New Roman" w:cs="Times New Roman"/>
          <w:color w:val="000000" w:themeColor="text1"/>
          <w:sz w:val="24"/>
          <w:szCs w:val="24"/>
        </w:rPr>
        <w:t xml:space="preserve">, it was found that increased humidity </w:t>
      </w:r>
      <w:r w:rsidR="0050723A" w:rsidRPr="00A534F8">
        <w:rPr>
          <w:rFonts w:ascii="Times New Roman" w:hAnsi="Times New Roman" w:cs="Times New Roman"/>
          <w:color w:val="000000" w:themeColor="text1"/>
          <w:sz w:val="24"/>
          <w:szCs w:val="24"/>
        </w:rPr>
        <w:t>raises</w:t>
      </w:r>
      <w:r w:rsidRPr="00A534F8">
        <w:rPr>
          <w:rFonts w:ascii="Times New Roman" w:hAnsi="Times New Roman" w:cs="Times New Roman"/>
          <w:color w:val="000000" w:themeColor="text1"/>
          <w:sz w:val="24"/>
          <w:szCs w:val="24"/>
        </w:rPr>
        <w:t xml:space="preserve"> the transmission rate of COVID in local people. However, precipitation rate was found positively linked to the COVID </w:t>
      </w:r>
      <w:proofErr w:type="spellStart"/>
      <w:r w:rsidRPr="00A534F8">
        <w:rPr>
          <w:rFonts w:ascii="Times New Roman" w:hAnsi="Times New Roman" w:cs="Times New Roman"/>
          <w:color w:val="000000" w:themeColor="text1"/>
          <w:sz w:val="24"/>
          <w:szCs w:val="24"/>
        </w:rPr>
        <w:t>rCFR</w:t>
      </w:r>
      <w:proofErr w:type="spellEnd"/>
      <w:r w:rsidRPr="00A534F8">
        <w:rPr>
          <w:rFonts w:ascii="Times New Roman" w:hAnsi="Times New Roman" w:cs="Times New Roman"/>
          <w:color w:val="000000" w:themeColor="text1"/>
          <w:sz w:val="24"/>
          <w:szCs w:val="24"/>
        </w:rPr>
        <w:t xml:space="preserve"> that </w:t>
      </w:r>
      <w:del w:id="71" w:author="ERAHEEM" w:date="2021-08-11T21:50:00Z">
        <w:r w:rsidR="008334D2" w:rsidRPr="00A534F8">
          <w:rPr>
            <w:rFonts w:ascii="Times New Roman" w:hAnsi="Times New Roman" w:cs="Times New Roman"/>
            <w:color w:val="000000" w:themeColor="text1"/>
            <w:sz w:val="24"/>
            <w:szCs w:val="24"/>
          </w:rPr>
          <w:delText>increase</w:delText>
        </w:r>
      </w:del>
      <w:ins w:id="72" w:author="ERAHEEM" w:date="2021-08-11T21:50:00Z">
        <w:r w:rsidRPr="00A534F8">
          <w:rPr>
            <w:rFonts w:ascii="Times New Roman" w:hAnsi="Times New Roman" w:cs="Times New Roman"/>
            <w:color w:val="000000" w:themeColor="text1"/>
            <w:sz w:val="24"/>
            <w:szCs w:val="24"/>
          </w:rPr>
          <w:t>increases</w:t>
        </w:r>
      </w:ins>
      <w:r w:rsidRPr="00A534F8">
        <w:rPr>
          <w:rFonts w:ascii="Times New Roman" w:hAnsi="Times New Roman" w:cs="Times New Roman"/>
          <w:color w:val="000000" w:themeColor="text1"/>
          <w:sz w:val="24"/>
          <w:szCs w:val="24"/>
        </w:rPr>
        <w:t xml:space="preserve"> the case fatality rate</w:t>
      </w:r>
      <w:del w:id="73" w:author="ERAHEEM" w:date="2021-08-11T21:50:00Z">
        <w:r w:rsidR="008334D2" w:rsidRPr="00A534F8">
          <w:rPr>
            <w:rFonts w:ascii="Times New Roman" w:hAnsi="Times New Roman" w:cs="Times New Roman"/>
            <w:color w:val="000000" w:themeColor="text1"/>
            <w:sz w:val="24"/>
            <w:szCs w:val="24"/>
          </w:rPr>
          <w:delText xml:space="preserve"> among people</w:delText>
        </w:r>
      </w:del>
      <w:r w:rsidRPr="00A534F8">
        <w:rPr>
          <w:rFonts w:ascii="Times New Roman" w:hAnsi="Times New Roman" w:cs="Times New Roman"/>
          <w:color w:val="000000" w:themeColor="text1"/>
          <w:sz w:val="24"/>
          <w:szCs w:val="24"/>
        </w:rPr>
        <w:t xml:space="preserve">. Finally, wind speed was surprisingly found to suppress the </w:t>
      </w:r>
      <w:proofErr w:type="spellStart"/>
      <w:r w:rsidRPr="00A534F8">
        <w:rPr>
          <w:rFonts w:ascii="Times New Roman" w:hAnsi="Times New Roman" w:cs="Times New Roman"/>
          <w:color w:val="000000" w:themeColor="text1"/>
          <w:sz w:val="24"/>
          <w:szCs w:val="24"/>
        </w:rPr>
        <w:t>rCFR</w:t>
      </w:r>
      <w:proofErr w:type="spellEnd"/>
      <w:r w:rsidRPr="00A534F8">
        <w:rPr>
          <w:rFonts w:ascii="Times New Roman" w:hAnsi="Times New Roman" w:cs="Times New Roman"/>
          <w:color w:val="000000" w:themeColor="text1"/>
          <w:sz w:val="24"/>
          <w:szCs w:val="24"/>
        </w:rPr>
        <w:t xml:space="preserve"> </w:t>
      </w:r>
      <w:del w:id="74" w:author="Microsoft account" w:date="2021-08-17T20:19:00Z">
        <w:r w:rsidRPr="00A534F8" w:rsidDel="000E4227">
          <w:rPr>
            <w:rFonts w:ascii="Times New Roman" w:hAnsi="Times New Roman" w:cs="Times New Roman"/>
            <w:color w:val="000000" w:themeColor="text1"/>
            <w:sz w:val="24"/>
            <w:szCs w:val="24"/>
          </w:rPr>
          <w:delText>inspite</w:delText>
        </w:r>
      </w:del>
      <w:ins w:id="75" w:author="Microsoft account" w:date="2021-08-17T20:19:00Z">
        <w:r w:rsidR="000E4227" w:rsidRPr="00A534F8">
          <w:rPr>
            <w:rFonts w:ascii="Times New Roman" w:hAnsi="Times New Roman" w:cs="Times New Roman"/>
            <w:color w:val="000000" w:themeColor="text1"/>
            <w:sz w:val="24"/>
            <w:szCs w:val="24"/>
          </w:rPr>
          <w:t>inspire</w:t>
        </w:r>
      </w:ins>
      <w:r w:rsidRPr="00A534F8">
        <w:rPr>
          <w:rFonts w:ascii="Times New Roman" w:hAnsi="Times New Roman" w:cs="Times New Roman"/>
          <w:color w:val="000000" w:themeColor="text1"/>
          <w:sz w:val="24"/>
          <w:szCs w:val="24"/>
        </w:rPr>
        <w:t xml:space="preserve"> of higher transmission. Such type of critical analysis with the help of optimum volume of data can help to accurately track the pattern of pandemics. Such reports and predictions might help to plan and execute preventive measures for local people in respect of certain locality.</w:t>
      </w:r>
    </w:p>
    <w:p w14:paraId="4E6B6186" w14:textId="77777777" w:rsidR="0069408C" w:rsidRDefault="0069408C" w:rsidP="001810E8">
      <w:pPr>
        <w:spacing w:after="0" w:line="240" w:lineRule="auto"/>
        <w:jc w:val="both"/>
        <w:rPr>
          <w:rFonts w:ascii="Times New Roman" w:hAnsi="Times New Roman" w:cs="Times New Roman"/>
          <w:b/>
          <w:bCs/>
          <w:sz w:val="24"/>
          <w:szCs w:val="24"/>
          <w:lang w:val="en-US"/>
        </w:rPr>
      </w:pPr>
    </w:p>
    <w:p w14:paraId="088930B1" w14:textId="77777777" w:rsidR="005D78A8" w:rsidRPr="005D78A8" w:rsidRDefault="00282C34" w:rsidP="001810E8">
      <w:pPr>
        <w:spacing w:after="0" w:line="240" w:lineRule="auto"/>
        <w:jc w:val="both"/>
        <w:rPr>
          <w:rFonts w:ascii="Times New Roman" w:hAnsi="Times New Roman" w:cs="Times New Roman"/>
          <w:b/>
          <w:bCs/>
          <w:sz w:val="24"/>
          <w:szCs w:val="24"/>
          <w:lang w:val="en-US"/>
        </w:rPr>
      </w:pPr>
      <w:commentRangeStart w:id="76"/>
      <w:r w:rsidRPr="005D78A8">
        <w:rPr>
          <w:rFonts w:ascii="Times New Roman" w:hAnsi="Times New Roman" w:cs="Times New Roman"/>
          <w:b/>
          <w:bCs/>
          <w:sz w:val="24"/>
          <w:szCs w:val="24"/>
          <w:lang w:val="en-US"/>
        </w:rPr>
        <w:t>1. Introduction</w:t>
      </w:r>
      <w:commentRangeEnd w:id="76"/>
      <w:r w:rsidR="00437D22">
        <w:rPr>
          <w:rStyle w:val="CommentReference"/>
          <w:rFonts w:ascii="Calibri" w:eastAsia="Calibri" w:hAnsi="Calibri" w:cs="Vrinda"/>
        </w:rPr>
        <w:commentReference w:id="76"/>
      </w:r>
    </w:p>
    <w:p w14:paraId="121DB611" w14:textId="67D7348A" w:rsidR="005D78A8" w:rsidRDefault="00282C34" w:rsidP="001810E8">
      <w:pPr>
        <w:spacing w:after="0" w:line="240" w:lineRule="auto"/>
        <w:jc w:val="both"/>
        <w:rPr>
          <w:ins w:id="77" w:author="Microsoft account" w:date="2021-08-18T11:53:00Z"/>
          <w:rFonts w:ascii="Times New Roman" w:hAnsi="Times New Roman" w:cs="Times New Roman"/>
          <w:sz w:val="24"/>
          <w:szCs w:val="24"/>
        </w:rPr>
      </w:pPr>
      <w:r w:rsidRPr="005D78A8">
        <w:rPr>
          <w:rFonts w:ascii="Times New Roman" w:hAnsi="Times New Roman" w:cs="Times New Roman"/>
          <w:sz w:val="24"/>
          <w:szCs w:val="24"/>
        </w:rPr>
        <w:t xml:space="preserve">The novel </w:t>
      </w:r>
      <w:r w:rsidR="0025501F">
        <w:rPr>
          <w:rFonts w:ascii="Times New Roman" w:hAnsi="Times New Roman" w:cs="Times New Roman"/>
          <w:sz w:val="24"/>
          <w:szCs w:val="24"/>
        </w:rPr>
        <w:t>coronavirus disease</w:t>
      </w:r>
      <w:ins w:id="78" w:author="Microsoft account" w:date="2021-08-17T20:20:00Z">
        <w:r w:rsidR="004F7BBF">
          <w:rPr>
            <w:rFonts w:ascii="Times New Roman" w:hAnsi="Times New Roman" w:cs="Times New Roman"/>
            <w:sz w:val="24"/>
            <w:szCs w:val="24"/>
          </w:rPr>
          <w:t xml:space="preserve"> </w:t>
        </w:r>
      </w:ins>
      <w:r w:rsidR="0025501F">
        <w:rPr>
          <w:rFonts w:ascii="Times New Roman" w:hAnsi="Times New Roman" w:cs="Times New Roman"/>
          <w:sz w:val="24"/>
          <w:szCs w:val="24"/>
        </w:rPr>
        <w:t xml:space="preserve">(COVID-19) caused by </w:t>
      </w:r>
      <w:r w:rsidRPr="005D78A8">
        <w:rPr>
          <w:rFonts w:ascii="Times New Roman" w:hAnsi="Times New Roman" w:cs="Times New Roman"/>
          <w:sz w:val="24"/>
          <w:szCs w:val="24"/>
        </w:rPr>
        <w:t>severe acute respiratory syndrome coronavirus 2 (SARS-CoV-2) is</w:t>
      </w:r>
      <w:ins w:id="79" w:author="ERAHEEM" w:date="2021-08-11T21:50:00Z">
        <w:r w:rsidRPr="005D78A8">
          <w:rPr>
            <w:rFonts w:ascii="Times New Roman" w:hAnsi="Times New Roman" w:cs="Times New Roman"/>
            <w:sz w:val="24"/>
            <w:szCs w:val="24"/>
          </w:rPr>
          <w:t xml:space="preserve"> a</w:t>
        </w:r>
      </w:ins>
      <w:r w:rsidRPr="005D78A8">
        <w:rPr>
          <w:rFonts w:ascii="Times New Roman" w:hAnsi="Times New Roman" w:cs="Times New Roman"/>
          <w:sz w:val="24"/>
          <w:szCs w:val="24"/>
        </w:rPr>
        <w:t xml:space="preserve"> pandemic all over the world</w:t>
      </w:r>
      <w:ins w:id="80" w:author="Microsoft account" w:date="2021-08-17T20:20:00Z">
        <w:r w:rsidR="004F7BBF">
          <w:rPr>
            <w:rFonts w:ascii="Times New Roman" w:hAnsi="Times New Roman" w:cs="Times New Roman"/>
            <w:sz w:val="24"/>
            <w:szCs w:val="24"/>
          </w:rPr>
          <w:t xml:space="preserve"> </w:t>
        </w:r>
        <w:r w:rsidR="004F7BBF" w:rsidRPr="005D78A8">
          <w:rPr>
            <w:rFonts w:ascii="Times New Roman" w:hAnsi="Times New Roman" w:cs="Times New Roman"/>
            <w:sz w:val="24"/>
            <w:szCs w:val="24"/>
          </w:rPr>
          <w:fldChar w:fldCharType="begin" w:fldLock="1"/>
        </w:r>
        <w:r w:rsidR="004F7BBF">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http://www.mendeley.com/documents/?uuid=958b3402-ba36-43d6-9b49-0d7d3f779603"]}],"mendeley":{"formattedCitation":"[1]","plainTextFormattedCitation":"[1]","previouslyFormattedCitation":"(1)"},"properties":{"noteIndex":0},"schema":"https://github.com/citation-style-language/schema/raw/master/csl-citation.json"}</w:instrText>
        </w:r>
        <w:r w:rsidR="004F7BBF" w:rsidRPr="005D78A8">
          <w:rPr>
            <w:rFonts w:ascii="Times New Roman" w:hAnsi="Times New Roman" w:cs="Times New Roman"/>
            <w:sz w:val="24"/>
            <w:szCs w:val="24"/>
          </w:rPr>
          <w:fldChar w:fldCharType="separate"/>
        </w:r>
        <w:r w:rsidR="004F7BBF" w:rsidRPr="00323325">
          <w:rPr>
            <w:rFonts w:ascii="Times New Roman" w:hAnsi="Times New Roman" w:cs="Times New Roman"/>
            <w:noProof/>
            <w:sz w:val="24"/>
            <w:szCs w:val="24"/>
          </w:rPr>
          <w:t>[1]</w:t>
        </w:r>
        <w:r w:rsidR="004F7BBF" w:rsidRPr="005D78A8">
          <w:rPr>
            <w:rFonts w:ascii="Times New Roman" w:hAnsi="Times New Roman" w:cs="Times New Roman"/>
            <w:sz w:val="24"/>
            <w:szCs w:val="24"/>
          </w:rPr>
          <w:fldChar w:fldCharType="end"/>
        </w:r>
      </w:ins>
      <w:del w:id="81" w:author="Microsoft account" w:date="2021-08-17T20:20:00Z">
        <w:r w:rsidRPr="005D78A8" w:rsidDel="004F7BBF">
          <w:rPr>
            <w:rFonts w:ascii="Times New Roman" w:hAnsi="Times New Roman" w:cs="Times New Roman"/>
            <w:sz w:val="24"/>
            <w:szCs w:val="24"/>
          </w:rPr>
          <w:delText xml:space="preserve"> </w:delText>
        </w:r>
        <w:r w:rsidRPr="005D78A8" w:rsidDel="004F7BBF">
          <w:rPr>
            <w:rFonts w:ascii="Times New Roman" w:hAnsi="Times New Roman" w:cs="Times New Roman"/>
            <w:sz w:val="24"/>
            <w:szCs w:val="24"/>
          </w:rPr>
          <w:fldChar w:fldCharType="begin" w:fldLock="1"/>
        </w:r>
        <w:r w:rsidR="00323325" w:rsidDel="004F7BBF">
          <w:rPr>
            <w:rFonts w:ascii="Times New Roman" w:hAnsi="Times New Roman" w:cs="Times New Roman"/>
            <w:sz w:val="24"/>
            <w:szCs w:val="24"/>
          </w:rPr>
          <w:del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http://www.mendeley.com/documents/?uuid=958b3402-ba36-43d6-9b49-0d7d3f779603"]}],"mendeley":{"formattedCitation":"[1]","plainTextFormattedCitation":"[1]","previouslyFormattedCitation":"(1)"},"properties":{"noteIndex":0},"schema":"https://github.com/citation-style-language/schema/raw/master/csl-citation.json"}</w:delInstrText>
        </w:r>
        <w:r w:rsidRPr="005D78A8" w:rsidDel="004F7BBF">
          <w:rPr>
            <w:rFonts w:ascii="Times New Roman" w:hAnsi="Times New Roman" w:cs="Times New Roman"/>
            <w:sz w:val="24"/>
            <w:szCs w:val="24"/>
          </w:rPr>
          <w:fldChar w:fldCharType="separate"/>
        </w:r>
        <w:r w:rsidR="00323325" w:rsidRPr="00323325" w:rsidDel="004F7BBF">
          <w:rPr>
            <w:rFonts w:ascii="Times New Roman" w:hAnsi="Times New Roman" w:cs="Times New Roman"/>
            <w:noProof/>
            <w:sz w:val="24"/>
            <w:szCs w:val="24"/>
          </w:rPr>
          <w:delText>[1]</w:delText>
        </w:r>
        <w:r w:rsidRPr="005D78A8" w:rsidDel="004F7BBF">
          <w:rPr>
            <w:rFonts w:ascii="Times New Roman" w:hAnsi="Times New Roman" w:cs="Times New Roman"/>
            <w:sz w:val="24"/>
            <w:szCs w:val="24"/>
          </w:rPr>
          <w:fldChar w:fldCharType="end"/>
        </w:r>
      </w:del>
      <w:r w:rsidRPr="005D78A8">
        <w:rPr>
          <w:rFonts w:ascii="Times New Roman" w:hAnsi="Times New Roman" w:cs="Times New Roman"/>
          <w:sz w:val="24"/>
          <w:szCs w:val="24"/>
        </w:rPr>
        <w:t>. In late December 2019, a flu-like symptom</w:t>
      </w:r>
      <w:r w:rsidR="00872ED4">
        <w:rPr>
          <w:rFonts w:ascii="Times New Roman" w:hAnsi="Times New Roman" w:cs="Times New Roman"/>
          <w:sz w:val="24"/>
          <w:szCs w:val="24"/>
        </w:rPr>
        <w:t xml:space="preserve"> in </w:t>
      </w:r>
      <w:del w:id="82" w:author="ERAHEEM" w:date="2021-08-11T21:50:00Z">
        <w:r w:rsidR="00872ED4">
          <w:rPr>
            <w:rFonts w:ascii="Times New Roman" w:hAnsi="Times New Roman" w:cs="Times New Roman"/>
            <w:sz w:val="24"/>
            <w:szCs w:val="24"/>
          </w:rPr>
          <w:delText>human</w:delText>
        </w:r>
      </w:del>
      <w:ins w:id="83" w:author="ERAHEEM" w:date="2021-08-11T21:50:00Z">
        <w:r w:rsidR="00872ED4">
          <w:rPr>
            <w:rFonts w:ascii="Times New Roman" w:hAnsi="Times New Roman" w:cs="Times New Roman"/>
            <w:sz w:val="24"/>
            <w:szCs w:val="24"/>
          </w:rPr>
          <w:t>humans</w:t>
        </w:r>
      </w:ins>
      <w:r w:rsidR="00872ED4">
        <w:rPr>
          <w:rFonts w:ascii="Times New Roman" w:hAnsi="Times New Roman" w:cs="Times New Roman"/>
          <w:sz w:val="24"/>
          <w:szCs w:val="24"/>
        </w:rPr>
        <w:t xml:space="preserve"> was</w:t>
      </w:r>
      <w:r w:rsidRPr="005D78A8">
        <w:rPr>
          <w:rFonts w:ascii="Times New Roman" w:hAnsi="Times New Roman" w:cs="Times New Roman"/>
          <w:sz w:val="24"/>
          <w:szCs w:val="24"/>
        </w:rPr>
        <w:t xml:space="preserve"> detected in Wuhan, China</w:t>
      </w:r>
      <w:del w:id="84" w:author="Microsoft account" w:date="2021-08-17T20:20:00Z">
        <w:r w:rsidRPr="005D78A8" w:rsidDel="004F7BBF">
          <w:rPr>
            <w:rFonts w:ascii="Times New Roman" w:hAnsi="Times New Roman" w:cs="Times New Roman"/>
            <w:sz w:val="24"/>
            <w:szCs w:val="24"/>
          </w:rPr>
          <w:delText xml:space="preserve"> </w:delText>
        </w:r>
        <w:r w:rsidRPr="005D78A8" w:rsidDel="004F7BBF">
          <w:rPr>
            <w:rFonts w:ascii="Times New Roman" w:hAnsi="Times New Roman" w:cs="Times New Roman"/>
            <w:sz w:val="24"/>
            <w:szCs w:val="24"/>
          </w:rPr>
          <w:fldChar w:fldCharType="begin" w:fldLock="1"/>
        </w:r>
        <w:r w:rsidR="00323325" w:rsidDel="004F7BBF">
          <w:rPr>
            <w:rFonts w:ascii="Times New Roman" w:hAnsi="Times New Roman" w:cs="Times New Roman"/>
            <w:sz w:val="24"/>
            <w:szCs w:val="24"/>
          </w:rPr>
          <w:del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958b3402-ba36-43d6-9b49-0d7d3f779603","http://www.mendeley.com/documents/?uuid=f088852f-ccb6-448a-a700-1e2b993d90b1"]}],"mendeley":{"formattedCitation":"[1]","plainTextFormattedCitation":"[1]","previouslyFormattedCitation":"(1)"},"properties":{"noteIndex":0},"schema":"https://github.com/citation-style-language/schema/raw/master/csl-citation.json"}</w:delInstrText>
        </w:r>
        <w:r w:rsidRPr="005D78A8" w:rsidDel="004F7BBF">
          <w:rPr>
            <w:rFonts w:ascii="Times New Roman" w:hAnsi="Times New Roman" w:cs="Times New Roman"/>
            <w:sz w:val="24"/>
            <w:szCs w:val="24"/>
          </w:rPr>
          <w:fldChar w:fldCharType="separate"/>
        </w:r>
        <w:r w:rsidR="00323325" w:rsidRPr="00323325" w:rsidDel="004F7BBF">
          <w:rPr>
            <w:rFonts w:ascii="Times New Roman" w:hAnsi="Times New Roman" w:cs="Times New Roman"/>
            <w:noProof/>
            <w:sz w:val="24"/>
            <w:szCs w:val="24"/>
          </w:rPr>
          <w:delText>[1]</w:delText>
        </w:r>
        <w:r w:rsidRPr="005D78A8" w:rsidDel="004F7BBF">
          <w:rPr>
            <w:rFonts w:ascii="Times New Roman" w:hAnsi="Times New Roman" w:cs="Times New Roman"/>
            <w:sz w:val="24"/>
            <w:szCs w:val="24"/>
          </w:rPr>
          <w:fldChar w:fldCharType="end"/>
        </w:r>
      </w:del>
      <w:r w:rsidRPr="005D78A8">
        <w:rPr>
          <w:rFonts w:ascii="Times New Roman" w:hAnsi="Times New Roman" w:cs="Times New Roman"/>
          <w:sz w:val="24"/>
          <w:szCs w:val="24"/>
        </w:rPr>
        <w:t xml:space="preserve"> which was caused by the novel severe acute respiratory syndrome coronavirus 2 (SARS-CoV-2)</w:t>
      </w:r>
      <w:r w:rsidR="00F67641">
        <w:rPr>
          <w:rFonts w:ascii="Times New Roman" w:hAnsi="Times New Roman" w:cs="Times New Roman"/>
          <w:sz w:val="24"/>
          <w:szCs w:val="24"/>
        </w:rPr>
        <w:t xml:space="preserve"> and spread  all over the world</w:t>
      </w:r>
      <w:r w:rsidR="00872ED4">
        <w:rPr>
          <w:rFonts w:ascii="Times New Roman" w:hAnsi="Times New Roman" w:cs="Times New Roman"/>
          <w:sz w:val="24"/>
          <w:szCs w:val="24"/>
        </w:rPr>
        <w:t xml:space="preserve"> due to its</w:t>
      </w:r>
      <w:r w:rsidR="00F67641">
        <w:rPr>
          <w:rFonts w:ascii="Times New Roman" w:hAnsi="Times New Roman" w:cs="Times New Roman"/>
          <w:sz w:val="24"/>
          <w:szCs w:val="24"/>
        </w:rPr>
        <w:t xml:space="preserve"> </w:t>
      </w:r>
      <w:r w:rsidR="00872ED4">
        <w:rPr>
          <w:rFonts w:ascii="Times New Roman" w:hAnsi="Times New Roman" w:cs="Times New Roman"/>
          <w:sz w:val="24"/>
          <w:szCs w:val="24"/>
        </w:rPr>
        <w:t xml:space="preserve">high transmission rate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10.1016/j.scitotenv.2020.139090","ISSN":"00489697","author":[{"dropping-particle":"","family":"Auler","given":"A.C.","non-dropping-particle":"","parse-names":false,"suffix":""},{"dropping-particle":"","family":"Cássaro","given":"F.A.M.","non-dropping-particle":"","parse-names":false,"suffix":""},{"dropping-particle":"","family":"Silva","given":"V.O.","non-dropping-particle":"da","parse-names":false,"suffix":""},{"dropping-particle":"","family":"Pires","given":"L.F.","non-dropping-particle":"","parse-names":false,"suffix":""}],"container-title":"Science of The Total Environment","id":"ITEM-1","issued":{"date-parts":[["2020","8"]]},"page":"139090","title":"Evidence that high temperatures and intermediate relative humidity might favor the spread of COVID-19 in tropical climate: A case study for the most affected Brazilian cities","type":"article-journal","volume":"729"},"uris":["http://www.mendeley.com/documents/?uuid=482c3268-d1ce-41d6-adc7-c6ff3001e008","http://www.mendeley.com/documents/?uuid=2a69d666-b8bd-45c0-be00-cceecf692709"]}],"mendeley":{"formattedCitation":"[2]","plainTextFormattedCitation":"[2]","previouslyFormattedCitation":"(2)"},"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[2]</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On March 11, 2020, The World Health Organization (WHO) </w:t>
      </w:r>
      <w:r w:rsidR="00853FD1">
        <w:rPr>
          <w:rFonts w:ascii="Times New Roman" w:hAnsi="Times New Roman" w:cs="Times New Roman"/>
          <w:sz w:val="24"/>
          <w:szCs w:val="24"/>
        </w:rPr>
        <w:t>officially named</w:t>
      </w:r>
      <w:r w:rsidR="00853FD1" w:rsidRPr="005D78A8">
        <w:rPr>
          <w:rFonts w:ascii="Times New Roman" w:hAnsi="Times New Roman" w:cs="Times New Roman"/>
          <w:sz w:val="24"/>
          <w:szCs w:val="24"/>
        </w:rPr>
        <w:t xml:space="preserve"> </w:t>
      </w:r>
      <w:r w:rsidRPr="005D78A8">
        <w:rPr>
          <w:rFonts w:ascii="Times New Roman" w:hAnsi="Times New Roman" w:cs="Times New Roman"/>
          <w:sz w:val="24"/>
          <w:szCs w:val="24"/>
        </w:rPr>
        <w:t>th</w:t>
      </w:r>
      <w:r w:rsidR="00853FD1">
        <w:rPr>
          <w:rFonts w:ascii="Times New Roman" w:hAnsi="Times New Roman" w:cs="Times New Roman"/>
          <w:sz w:val="24"/>
          <w:szCs w:val="24"/>
        </w:rPr>
        <w:t>is</w:t>
      </w:r>
      <w:r w:rsidRPr="005D78A8">
        <w:rPr>
          <w:rFonts w:ascii="Times New Roman" w:hAnsi="Times New Roman" w:cs="Times New Roman"/>
          <w:sz w:val="24"/>
          <w:szCs w:val="24"/>
        </w:rPr>
        <w:t xml:space="preserve"> disease as COVID-19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http://www.mendeley.com/documents/?uuid=08ab108a-f95c-4e99-b2cc-4aabfa93080e"]}],"mendeley":{"formattedCitation":"[3]","plainTextFormattedCitation":"[3]","previouslyFormattedCitation":"(3)"},"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On </w:t>
      </w:r>
      <w:r w:rsidR="007F2FBB">
        <w:rPr>
          <w:rFonts w:ascii="Times New Roman" w:hAnsi="Times New Roman" w:cs="Times New Roman"/>
          <w:sz w:val="24"/>
          <w:szCs w:val="24"/>
        </w:rPr>
        <w:t>June 21</w:t>
      </w:r>
      <w:r w:rsidRPr="005D78A8">
        <w:rPr>
          <w:rFonts w:ascii="Times New Roman" w:hAnsi="Times New Roman" w:cs="Times New Roman"/>
          <w:sz w:val="24"/>
          <w:szCs w:val="24"/>
        </w:rPr>
        <w:t>, 2021, the reported</w:t>
      </w:r>
      <w:r w:rsidR="007F2FBB" w:rsidRPr="007F2FBB">
        <w:rPr>
          <w:rFonts w:ascii="Times New Roman" w:hAnsi="Times New Roman" w:cs="Times New Roman"/>
          <w:sz w:val="24"/>
          <w:szCs w:val="24"/>
        </w:rPr>
        <w:t xml:space="preserve"> </w:t>
      </w:r>
      <w:r w:rsidR="007F2FBB">
        <w:rPr>
          <w:rFonts w:ascii="Times New Roman" w:hAnsi="Times New Roman" w:cs="Times New Roman"/>
          <w:sz w:val="24"/>
          <w:szCs w:val="24"/>
        </w:rPr>
        <w:t>confirmed cases was</w:t>
      </w:r>
      <w:r w:rsidRPr="005D78A8">
        <w:rPr>
          <w:rFonts w:ascii="Times New Roman" w:hAnsi="Times New Roman" w:cs="Times New Roman"/>
          <w:sz w:val="24"/>
          <w:szCs w:val="24"/>
        </w:rPr>
        <w:t xml:space="preserve"> </w:t>
      </w:r>
      <w:r w:rsidR="007017EA">
        <w:rPr>
          <w:rFonts w:ascii="Times New Roman" w:hAnsi="Times New Roman" w:cs="Times New Roman"/>
          <w:sz w:val="24"/>
          <w:szCs w:val="24"/>
        </w:rPr>
        <w:t>178.74 million</w:t>
      </w:r>
      <w:r w:rsidR="007F2FBB">
        <w:rPr>
          <w:rFonts w:ascii="Times New Roman" w:hAnsi="Times New Roman" w:cs="Times New Roman"/>
          <w:sz w:val="24"/>
          <w:szCs w:val="24"/>
        </w:rPr>
        <w:t xml:space="preserve"> and </w:t>
      </w:r>
      <w:r w:rsidR="007F2FBB" w:rsidRPr="005D78A8">
        <w:rPr>
          <w:rFonts w:ascii="Times New Roman" w:hAnsi="Times New Roman" w:cs="Times New Roman"/>
          <w:sz w:val="24"/>
          <w:szCs w:val="24"/>
        </w:rPr>
        <w:t xml:space="preserve">deaths </w:t>
      </w:r>
      <w:r w:rsidR="007F2FBB">
        <w:rPr>
          <w:rFonts w:ascii="Times New Roman" w:hAnsi="Times New Roman" w:cs="Times New Roman"/>
          <w:sz w:val="24"/>
          <w:szCs w:val="24"/>
        </w:rPr>
        <w:t xml:space="preserve">was 3.87 million </w:t>
      </w:r>
      <w:r w:rsidRPr="005D78A8">
        <w:rPr>
          <w:rFonts w:ascii="Times New Roman" w:hAnsi="Times New Roman" w:cs="Times New Roman"/>
          <w:sz w:val="24"/>
          <w:szCs w:val="24"/>
        </w:rPr>
        <w:t xml:space="preserve">globally. </w:t>
      </w:r>
      <w:r w:rsidR="00E07F4A">
        <w:rPr>
          <w:rFonts w:ascii="Times New Roman" w:hAnsi="Times New Roman" w:cs="Times New Roman"/>
          <w:sz w:val="24"/>
          <w:szCs w:val="24"/>
        </w:rPr>
        <w:t xml:space="preserve">In </w:t>
      </w:r>
      <w:r w:rsidRPr="005D78A8">
        <w:rPr>
          <w:rFonts w:ascii="Times New Roman" w:hAnsi="Times New Roman" w:cs="Times New Roman"/>
          <w:sz w:val="24"/>
          <w:szCs w:val="24"/>
        </w:rPr>
        <w:t>November of 2002, the emergence of severe acute respiratory syndrome (SARS) coronavirus outbreak was detected</w:t>
      </w:r>
      <w:r w:rsidR="00E07F4A">
        <w:rPr>
          <w:rFonts w:ascii="Times New Roman" w:hAnsi="Times New Roman" w:cs="Times New Roman"/>
          <w:sz w:val="24"/>
          <w:szCs w:val="24"/>
        </w:rPr>
        <w:t xml:space="preserve"> in China</w:t>
      </w:r>
      <w:r w:rsidRPr="005D78A8">
        <w:rPr>
          <w:rFonts w:ascii="Times New Roman" w:hAnsi="Times New Roman" w:cs="Times New Roman"/>
          <w:sz w:val="24"/>
          <w:szCs w:val="24"/>
        </w:rPr>
        <w:t xml:space="preserve"> and spreading out itself as the warmer season started from around July 2003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5d2d65a1-7d4e-4870-a2c2-28ae61563b67","http://www.mendeley.com/documents/?uuid=67fd0b63-1b7b-494a-b25b-fe5815833111"]}],"mendeley":{"formattedCitation":"[4]","plainTextFormattedCitation":"[4]","previouslyFormattedCitation":"(4)"},"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[4]</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In a previous study, we got that SARS-</w:t>
      </w:r>
      <w:proofErr w:type="spellStart"/>
      <w:r w:rsidRPr="005D78A8">
        <w:rPr>
          <w:rFonts w:ascii="Times New Roman" w:hAnsi="Times New Roman" w:cs="Times New Roman"/>
          <w:sz w:val="24"/>
          <w:szCs w:val="24"/>
        </w:rPr>
        <w:t>CoV</w:t>
      </w:r>
      <w:proofErr w:type="spellEnd"/>
      <w:r w:rsidRPr="005D78A8">
        <w:rPr>
          <w:rFonts w:ascii="Times New Roman" w:hAnsi="Times New Roman" w:cs="Times New Roman"/>
          <w:sz w:val="24"/>
          <w:szCs w:val="24"/>
        </w:rPr>
        <w:t xml:space="preserve"> survived at low ambient temperature and relative humidity on surfaces over 5 days but quickly vanished at 40 °C and higher humidity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10.1186/s12985-020-01418-7","ISSN":"1743-422X","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Journal","id":"ITEM-1","issue":"1","issued":{"date-parts":[["2020","12"]]},"page":"145","title":"The effect of temperature on persistence of SARS-CoV-2 on common surfaces","type":"article-journal","volume":"17"},"uris":["http://www.mendeley.com/documents/?uuid=0399315f-84e1-41ef-89c4-8a4e0e881201","http://www.mendeley.com/documents/?uuid=15996d4d-af1b-41b9-aeee-c1fff26ebc6c"]}],"mendeley":{"formattedCitation":"[5]","plainTextFormattedCitation":"[5]","previouslyFormattedCitation":"(5)"},"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[5]</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w:t>
      </w:r>
      <w:r w:rsidR="00BE1CD6" w:rsidRPr="00BE1CD6">
        <w:rPr>
          <w:rFonts w:ascii="Times New Roman" w:hAnsi="Times New Roman" w:cs="Times New Roman"/>
          <w:sz w:val="24"/>
          <w:szCs w:val="24"/>
        </w:rPr>
        <w:t xml:space="preserve"> Early studies had</w:t>
      </w:r>
      <w:del w:id="85" w:author="ERAHEEM" w:date="2021-08-11T21:50:00Z">
        <w:r w:rsidR="00BE1CD6" w:rsidRPr="00BE1CD6">
          <w:rPr>
            <w:rFonts w:ascii="Times New Roman" w:hAnsi="Times New Roman" w:cs="Times New Roman"/>
            <w:sz w:val="24"/>
            <w:szCs w:val="24"/>
          </w:rPr>
          <w:delText xml:space="preserve"> </w:delText>
        </w:r>
      </w:del>
      <w:r w:rsidR="00F31832">
        <w:rPr>
          <w:rFonts w:ascii="Times New Roman" w:hAnsi="Times New Roman" w:cs="Times New Roman"/>
          <w:sz w:val="24"/>
          <w:szCs w:val="24"/>
        </w:rPr>
        <w:t xml:space="preserve"> also </w:t>
      </w:r>
      <w:r w:rsidR="00BE1CD6" w:rsidRPr="00BE1CD6">
        <w:rPr>
          <w:rFonts w:ascii="Times New Roman" w:hAnsi="Times New Roman" w:cs="Times New Roman"/>
          <w:sz w:val="24"/>
          <w:szCs w:val="24"/>
        </w:rPr>
        <w:t xml:space="preserve">shown that environmental factors significantly affect the growth and activity of respiratory viral disease </w:t>
      </w:r>
      <w:r w:rsidR="00BE1CD6" w:rsidRPr="00BE1CD6">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67fd0b63-1b7b-494a-b25b-fe5815833111","http://www.mendeley.com/documents/?uuid=5d2d65a1-7d4e-4870-a2c2-28ae61563b67"]}],"mendeley":{"formattedCitation":"[4]","plainTextFormattedCitation":"[4]","previouslyFormattedCitation":"(4)"},"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[4]</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d76a7436-18a5-44ea-8743-4791ce2cbce9","http://www.mendeley.com/documents/?uuid=e752525d-a366-4bb7-8fb5-f0d54661870e"]}],"mendeley":{"formattedCitation":"[6]","plainTextFormattedCitation":"[6]","previouslyFormattedCitation":"(6)"},"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[6]</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{"citationItems":[{"id":"ITEM-1","itemData":{"DOI":"10.2807/1560-7917.ES2013.18.38.20590","ISSN":"1560-7917","abstract":"Binary file ES_Abstracts_Final_ECDC.txt matches","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J","non-dropping-particle":"","parse-names":false,"suffix":""}],"container-title":"Eurosurveillance","id":"ITEM-1","issue":"38","issued":{"date-parts":[["2013","9"]]},"title":"Stability of Middle East respiratory syndrome coronavirus (MERS-CoV) under different environmental conditions","type":"article-journal","volume":"18"},"uris":["http://www.mendeley.com/documents/?uuid=ebb2b503-ce66-4d08-a784-e93476139d63","http://www.mendeley.com/documents/?uuid=7fbcd1c1-50ab-48ed-8f71-d75f1a92d541"]}],"mendeley":{"formattedCitation":"[7]","plainTextFormattedCitation":"[7]","previouslyFormattedCitation":"(7)"},"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[7]</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Viruses","id":"ITEM-1","issue":"1","issued":{"date-parts":[["2020","1"]]},"page":"11-18","title":"Effects of temperature, humidity, and diurnal temperature range on influenza incidence in a temperate region","type":"article-journal","volume":"14"},"uris":["http://www.mendeley.com/documents/?uuid=bed99cd3-a4c2-4aa4-893f-64cc5d811196","http://www.mendeley.com/documents/?uuid=a75ca368-09bf-4616-a451-8ff74ec7fc79"]}],"mendeley":{"formattedCitation":"[8]","plainTextFormattedCitation":"[8]","previouslyFormattedCitation":"(8)"},"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[8]</w:t>
      </w:r>
      <w:r w:rsidR="00BE1CD6" w:rsidRPr="00BE1CD6">
        <w:rPr>
          <w:rFonts w:ascii="Times New Roman" w:hAnsi="Times New Roman" w:cs="Times New Roman"/>
          <w:sz w:val="24"/>
          <w:szCs w:val="24"/>
        </w:rPr>
        <w:fldChar w:fldCharType="end"/>
      </w:r>
      <w:r w:rsidR="00F31832">
        <w:rPr>
          <w:rFonts w:ascii="Times New Roman" w:hAnsi="Times New Roman" w:cs="Times New Roman"/>
          <w:sz w:val="24"/>
          <w:szCs w:val="24"/>
        </w:rPr>
        <w:t>.</w:t>
      </w:r>
      <w:r w:rsidRPr="005D78A8">
        <w:rPr>
          <w:rFonts w:ascii="Times New Roman" w:hAnsi="Times New Roman" w:cs="Times New Roman"/>
          <w:sz w:val="24"/>
          <w:szCs w:val="24"/>
        </w:rPr>
        <w:t xml:space="preserve"> There is a significant relationship between climate conditions</w:t>
      </w:r>
      <w:ins w:id="86" w:author="Microsoft account" w:date="2021-08-17T20:44:00Z">
        <w:r w:rsidR="006D5882">
          <w:rPr>
            <w:rFonts w:ascii="Times New Roman" w:hAnsi="Times New Roman" w:cs="Times New Roman"/>
            <w:sz w:val="24"/>
            <w:szCs w:val="24"/>
          </w:rPr>
          <w:t xml:space="preserve"> </w:t>
        </w:r>
      </w:ins>
      <w:ins w:id="87" w:author="ERAHEEM" w:date="2021-08-11T21:50:00Z">
        <w:del w:id="88" w:author="Microsoft account" w:date="2021-08-17T20:44:00Z">
          <w:r w:rsidRPr="005D78A8" w:rsidDel="006D5882">
            <w:rPr>
              <w:rFonts w:ascii="Times New Roman" w:hAnsi="Times New Roman" w:cs="Times New Roman"/>
              <w:sz w:val="24"/>
              <w:szCs w:val="24"/>
            </w:rPr>
            <w:delText>,</w:delText>
          </w:r>
        </w:del>
      </w:ins>
      <w:del w:id="89" w:author="Microsoft account" w:date="2021-08-17T20:44:00Z">
        <w:r w:rsidRPr="005D78A8" w:rsidDel="006D5882">
          <w:rPr>
            <w:rFonts w:ascii="Times New Roman" w:hAnsi="Times New Roman" w:cs="Times New Roman"/>
            <w:sz w:val="24"/>
            <w:szCs w:val="24"/>
          </w:rPr>
          <w:delText xml:space="preserve"> especially the temperature </w:delText>
        </w:r>
      </w:del>
      <w:r w:rsidRPr="005D78A8">
        <w:rPr>
          <w:rFonts w:ascii="Times New Roman" w:hAnsi="Times New Roman" w:cs="Times New Roman"/>
          <w:sz w:val="24"/>
          <w:szCs w:val="24"/>
        </w:rPr>
        <w:t>and the incidence rate of MERS-</w:t>
      </w:r>
      <w:proofErr w:type="spellStart"/>
      <w:r w:rsidRPr="005D78A8">
        <w:rPr>
          <w:rFonts w:ascii="Times New Roman" w:hAnsi="Times New Roman" w:cs="Times New Roman"/>
          <w:sz w:val="24"/>
          <w:szCs w:val="24"/>
        </w:rPr>
        <w:t>CoV</w:t>
      </w:r>
      <w:proofErr w:type="spellEnd"/>
      <w:r w:rsidRPr="005D78A8">
        <w:rPr>
          <w:rFonts w:ascii="Times New Roman" w:hAnsi="Times New Roman" w:cs="Times New Roman"/>
          <w:sz w:val="24"/>
          <w:szCs w:val="24"/>
        </w:rPr>
        <w:t xml:space="preserve"> as reported in Saudi Arabia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10.1016/j.jiph.2019.11.011","ISSN":"18760341","author":[{"dropping-particle":"","family":"Altamimi","given":"Asmaa","non-dropping-particle":"","parse-names":false,"suffix":""},{"dropping-particle":"","family":"Ahmed","given":"Anwar E.","non-dropping-particle":"","parse-names":false,"suffix":""}],"container-title":"Journal of Infection and Public Health","id":"ITEM-1","issue":"5","issued":{"date-parts":[["2020","5"]]},"page":"704-708","title":"Climate factors and incidence of Middle East respiratory syndrome coronavirus","type":"article-journal","volume":"13"},"uris":["http://www.mendeley.com/documents/?uuid=fa0faa94-a8cd-48d2-b0cb-222be33cb0de","http://www.mendeley.com/documents/?uuid=29785067-3568-47fb-aa86-5d13f3a0bd7d"]}],"mendeley":{"formattedCitation":"[9]","plainTextFormattedCitation":"[9]","previouslyFormattedCitation":"(9)"},"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[9]</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w:t>
      </w:r>
    </w:p>
    <w:p w14:paraId="46077DF4" w14:textId="706514CF" w:rsidR="006D5882" w:rsidRPr="005D78A8" w:rsidDel="00437D22" w:rsidRDefault="006D5882" w:rsidP="001810E8">
      <w:pPr>
        <w:spacing w:after="0" w:line="240" w:lineRule="auto"/>
        <w:jc w:val="both"/>
        <w:rPr>
          <w:del w:id="90" w:author="Microsoft account" w:date="2021-08-18T11:59:00Z"/>
          <w:rFonts w:ascii="Times New Roman" w:hAnsi="Times New Roman" w:cs="Times New Roman"/>
          <w:sz w:val="24"/>
          <w:szCs w:val="24"/>
        </w:rPr>
      </w:pPr>
    </w:p>
    <w:p w14:paraId="18DE73C2" w14:textId="23700FBB" w:rsidR="005D78A8" w:rsidRDefault="00282C34" w:rsidP="001810E8">
      <w:pPr>
        <w:spacing w:after="0" w:line="240" w:lineRule="auto"/>
        <w:jc w:val="both"/>
        <w:rPr>
          <w:ins w:id="91" w:author="Microsoft account" w:date="2021-08-18T11:59:00Z"/>
          <w:rFonts w:ascii="Times New Roman" w:hAnsi="Times New Roman" w:cs="Times New Roman"/>
          <w:sz w:val="24"/>
          <w:szCs w:val="24"/>
          <w:lang w:val="en-US"/>
        </w:rPr>
      </w:pPr>
      <w:commentRangeStart w:id="92"/>
      <w:r w:rsidRPr="005D78A8">
        <w:rPr>
          <w:rFonts w:ascii="Times New Roman" w:hAnsi="Times New Roman" w:cs="Times New Roman"/>
          <w:sz w:val="24"/>
          <w:szCs w:val="24"/>
          <w:lang w:val="en-US"/>
        </w:rPr>
        <w:t>Coronavirus is a positive (+) sense RNA virus</w:t>
      </w:r>
      <w:ins w:id="93" w:author="Microsoft account" w:date="2021-08-17T20:22:00Z">
        <w:r w:rsidR="004F7BBF">
          <w:rPr>
            <w:rFonts w:ascii="Times New Roman" w:hAnsi="Times New Roman" w:cs="Times New Roman"/>
            <w:sz w:val="24"/>
            <w:szCs w:val="24"/>
            <w:lang w:val="en-US"/>
          </w:rPr>
          <w:t xml:space="preserve"> </w:t>
        </w:r>
      </w:ins>
      <w:commentRangeEnd w:id="92"/>
      <w:ins w:id="94" w:author="Microsoft account" w:date="2021-08-17T20:44:00Z">
        <w:r w:rsidR="006D5882">
          <w:rPr>
            <w:rStyle w:val="CommentReference"/>
            <w:rFonts w:ascii="Calibri" w:eastAsia="Calibri" w:hAnsi="Calibri" w:cs="Vrinda"/>
          </w:rPr>
          <w:commentReference w:id="92"/>
        </w:r>
      </w:ins>
      <w:r w:rsidR="00BE1CD6">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{"citationItems":[{"id":"ITEM-1","itemData":{"DOI":"10.1111/tmi.13383","ISSN":"1360-2276","author":[{"dropping-particle":"","family":"Velavan","given":"Thirumalaisamy P.","non-dropping-particle":"","parse-names":false,"suffix":""},{"dropping-particle":"","family":"Meyer","given":"Christian G.","non-dropping-particle":"","parse-names":false,"suffix":""}],"container-title":"Tropical Medicine &amp; International Health","id":"ITEM-1","issue":"3","issued":{"date-parts":[["2020","3"]]},"page":"278-280","title":"The COVID‐19 epidemic","type":"article-journal","volume":"25"},"uris":["http://www.mendeley.com/documents/?uuid=70f5250b-2112-4e54-9cfc-ada0c86b210e","http://www.mendeley.com/documents/?uuid=3de1b096-49fe-4e5d-bc79-cad3774c88a2"]}],"mendeley":{"formattedCitation":"[10]","plainTextFormattedCitation":"[10]","previouslyFormattedCitation":"(10)"},"properties":{"noteIndex":0},"schema":"https://github.com/citation-style-language/schema/raw/master/csl-citation.json"}</w:instrText>
      </w:r>
      <w:r w:rsidR="00BE1CD6">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[10]</w:t>
      </w:r>
      <w:r w:rsidR="00BE1CD6">
        <w:rPr>
          <w:rFonts w:ascii="Times New Roman" w:hAnsi="Times New Roman" w:cs="Times New Roman"/>
          <w:sz w:val="24"/>
          <w:szCs w:val="24"/>
          <w:lang w:val="en-US"/>
        </w:rPr>
        <w:fldChar w:fldCharType="end"/>
      </w:r>
      <w:r w:rsidR="00BE1CD6">
        <w:rPr>
          <w:rFonts w:ascii="Times New Roman" w:hAnsi="Times New Roman" w:cs="Times New Roman"/>
          <w:sz w:val="24"/>
          <w:szCs w:val="24"/>
          <w:lang w:val="en-US"/>
        </w:rPr>
        <w:t xml:space="preserve">. </w:t>
      </w:r>
      <w:del w:id="95" w:author="ERAHEEM" w:date="2021-08-11T21:50:00Z">
        <w:r w:rsidR="005D78A8" w:rsidRPr="005D78A8">
          <w:rPr>
            <w:rFonts w:ascii="Times New Roman" w:hAnsi="Times New Roman" w:cs="Times New Roman"/>
            <w:sz w:val="24"/>
            <w:szCs w:val="24"/>
            <w:lang w:val="en-US"/>
          </w:rPr>
          <w:delText>The recent</w:delText>
        </w:r>
      </w:del>
      <w:ins w:id="96" w:author="ERAHEEM" w:date="2021-08-11T21:50:00Z">
        <w:r w:rsidRPr="005D78A8">
          <w:rPr>
            <w:rFonts w:ascii="Times New Roman" w:hAnsi="Times New Roman" w:cs="Times New Roman"/>
            <w:sz w:val="24"/>
            <w:szCs w:val="24"/>
            <w:lang w:val="en-US"/>
          </w:rPr>
          <w:t>Recent</w:t>
        </w:r>
      </w:ins>
      <w:r w:rsidRPr="005D78A8">
        <w:rPr>
          <w:rFonts w:ascii="Times New Roman" w:hAnsi="Times New Roman" w:cs="Times New Roman"/>
          <w:sz w:val="24"/>
          <w:szCs w:val="24"/>
          <w:lang w:val="en-US"/>
        </w:rPr>
        <w:t xml:space="preserve"> studies </w:t>
      </w:r>
      <w:del w:id="97" w:author="ERAHEEM" w:date="2021-08-11T21:50:00Z">
        <w:r w:rsidR="005D78A8" w:rsidRPr="005D78A8">
          <w:rPr>
            <w:rFonts w:ascii="Times New Roman" w:hAnsi="Times New Roman" w:cs="Times New Roman"/>
            <w:sz w:val="24"/>
            <w:szCs w:val="24"/>
            <w:lang w:val="en-US"/>
          </w:rPr>
          <w:delText>said</w:delText>
        </w:r>
      </w:del>
      <w:ins w:id="98" w:author="ERAHEEM" w:date="2021-08-11T21:50:00Z">
        <w:r w:rsidRPr="005D78A8">
          <w:rPr>
            <w:rFonts w:ascii="Times New Roman" w:hAnsi="Times New Roman" w:cs="Times New Roman"/>
            <w:sz w:val="24"/>
            <w:szCs w:val="24"/>
            <w:lang w:val="en-US"/>
          </w:rPr>
          <w:t>found</w:t>
        </w:r>
      </w:ins>
      <w:r w:rsidRPr="005D78A8">
        <w:rPr>
          <w:rFonts w:ascii="Times New Roman" w:hAnsi="Times New Roman" w:cs="Times New Roman"/>
          <w:sz w:val="24"/>
          <w:szCs w:val="24"/>
          <w:lang w:val="en-US"/>
        </w:rPr>
        <w:t xml:space="preserve"> that </w:t>
      </w:r>
      <w:del w:id="99" w:author="ERAHEEM" w:date="2021-08-11T21:50:00Z">
        <w:r w:rsidR="005D78A8" w:rsidRPr="005D78A8">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xml:space="preserve">temperature </w:t>
      </w:r>
      <w:del w:id="100" w:author="ERAHEEM" w:date="2021-08-11T21:50:00Z">
        <w:r w:rsidR="004D51AC">
          <w:rPr>
            <w:rFonts w:ascii="Times New Roman" w:hAnsi="Times New Roman" w:cs="Times New Roman"/>
            <w:sz w:val="24"/>
            <w:szCs w:val="24"/>
            <w:lang w:val="en-US"/>
          </w:rPr>
          <w:delText xml:space="preserve"> </w:delText>
        </w:r>
      </w:del>
      <w:r w:rsidR="004D51AC">
        <w:rPr>
          <w:rFonts w:ascii="Times New Roman" w:hAnsi="Times New Roman" w:cs="Times New Roman"/>
          <w:sz w:val="24"/>
          <w:szCs w:val="24"/>
          <w:lang w:val="en-US"/>
        </w:rPr>
        <w:t xml:space="preserve">may </w:t>
      </w:r>
      <w:del w:id="101" w:author="ERAHEEM" w:date="2021-08-11T21:50:00Z">
        <w:r w:rsidR="004D51AC">
          <w:rPr>
            <w:rFonts w:ascii="Times New Roman" w:hAnsi="Times New Roman" w:cs="Times New Roman"/>
            <w:sz w:val="24"/>
            <w:szCs w:val="24"/>
            <w:lang w:val="en-US"/>
          </w:rPr>
          <w:delText xml:space="preserve">have significant </w:delText>
        </w:r>
        <w:r w:rsidR="005D78A8" w:rsidRPr="005D78A8">
          <w:rPr>
            <w:rFonts w:ascii="Times New Roman" w:hAnsi="Times New Roman" w:cs="Times New Roman"/>
            <w:sz w:val="24"/>
            <w:szCs w:val="24"/>
            <w:lang w:val="en-US"/>
          </w:rPr>
          <w:delText xml:space="preserve"> </w:delText>
        </w:r>
        <w:r w:rsidR="004D51AC">
          <w:rPr>
            <w:rFonts w:ascii="Times New Roman" w:hAnsi="Times New Roman" w:cs="Times New Roman"/>
            <w:sz w:val="24"/>
            <w:szCs w:val="24"/>
            <w:lang w:val="en-US"/>
          </w:rPr>
          <w:delText>effect</w:delText>
        </w:r>
        <w:r w:rsidR="004D51AC" w:rsidRPr="005D78A8">
          <w:rPr>
            <w:rFonts w:ascii="Times New Roman" w:hAnsi="Times New Roman" w:cs="Times New Roman"/>
            <w:sz w:val="24"/>
            <w:szCs w:val="24"/>
            <w:lang w:val="en-US"/>
          </w:rPr>
          <w:delText xml:space="preserve"> </w:delText>
        </w:r>
        <w:r w:rsidR="005D78A8" w:rsidRPr="005D78A8">
          <w:rPr>
            <w:rFonts w:ascii="Times New Roman" w:hAnsi="Times New Roman" w:cs="Times New Roman"/>
            <w:sz w:val="24"/>
            <w:szCs w:val="24"/>
            <w:lang w:val="en-US"/>
          </w:rPr>
          <w:delText>on</w:delText>
        </w:r>
      </w:del>
      <w:ins w:id="102" w:author="ERAHEEM" w:date="2021-08-11T21:50:00Z">
        <w:r w:rsidR="004D51AC">
          <w:rPr>
            <w:rFonts w:ascii="Times New Roman" w:hAnsi="Times New Roman" w:cs="Times New Roman"/>
            <w:sz w:val="24"/>
            <w:szCs w:val="24"/>
            <w:lang w:val="en-US"/>
          </w:rPr>
          <w:t>significantly affect</w:t>
        </w:r>
      </w:ins>
      <w:r w:rsidRPr="005D78A8">
        <w:rPr>
          <w:rFonts w:ascii="Times New Roman" w:hAnsi="Times New Roman" w:cs="Times New Roman"/>
          <w:sz w:val="24"/>
          <w:szCs w:val="24"/>
          <w:lang w:val="en-US"/>
        </w:rPr>
        <w:t xml:space="preserve"> the transmission of COVID-19 infection </w:t>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d46afc1f-83c4-4906-a5b9-5e1f60267de8","http://www.mendeley.com/documents/?uuid=f5d3f5d4-211f-4106-90c5-c9695e9c4a4a"]}],"mendeley":{"formattedCitation":"[11]","plainTextFormattedCitation":"[11]","previouslyFormattedCitation":"(11)"},"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w:t>
      </w:r>
      <w:r w:rsidR="005959B4">
        <w:rPr>
          <w:rFonts w:ascii="Times New Roman" w:hAnsi="Times New Roman" w:cs="Times New Roman"/>
          <w:sz w:val="24"/>
          <w:szCs w:val="24"/>
          <w:lang w:val="en-US"/>
        </w:rPr>
        <w:t>According to a study,</w:t>
      </w:r>
      <w:r w:rsidRPr="005D78A8">
        <w:rPr>
          <w:rFonts w:ascii="Times New Roman" w:hAnsi="Times New Roman" w:cs="Times New Roman"/>
          <w:sz w:val="24"/>
          <w:szCs w:val="24"/>
          <w:lang w:val="en-US"/>
        </w:rPr>
        <w:t xml:space="preserve"> </w:t>
      </w:r>
      <w:del w:id="103" w:author="ERAHEEM" w:date="2021-08-11T21:50:00Z">
        <w:r w:rsidR="005D78A8" w:rsidRPr="005D78A8">
          <w:rPr>
            <w:rFonts w:ascii="Times New Roman" w:hAnsi="Times New Roman" w:cs="Times New Roman"/>
            <w:sz w:val="24"/>
            <w:szCs w:val="24"/>
            <w:lang w:val="en-US"/>
          </w:rPr>
          <w:delText xml:space="preserve">that </w:delText>
        </w:r>
      </w:del>
      <w:r w:rsidRPr="005D78A8">
        <w:rPr>
          <w:rFonts w:ascii="Times New Roman" w:hAnsi="Times New Roman" w:cs="Times New Roman"/>
          <w:sz w:val="24"/>
          <w:szCs w:val="24"/>
          <w:lang w:val="en-US"/>
        </w:rPr>
        <w:t>there is a long resistance period</w:t>
      </w:r>
      <w:r w:rsidR="005959B4">
        <w:rPr>
          <w:rFonts w:ascii="Times New Roman" w:hAnsi="Times New Roman" w:cs="Times New Roman"/>
          <w:sz w:val="24"/>
          <w:szCs w:val="24"/>
          <w:lang w:val="en-US"/>
        </w:rPr>
        <w:t xml:space="preserve"> for SARS-CoV-2</w:t>
      </w:r>
      <w:r w:rsidRPr="005D78A8">
        <w:rPr>
          <w:rFonts w:ascii="Times New Roman" w:hAnsi="Times New Roman" w:cs="Times New Roman"/>
          <w:sz w:val="24"/>
          <w:szCs w:val="24"/>
          <w:lang w:val="en-US"/>
        </w:rPr>
        <w:t xml:space="preserve"> at 4</w:t>
      </w:r>
      <w:del w:id="104" w:author="Microsoft account" w:date="2021-08-17T20:22:00Z">
        <w:r w:rsidRPr="005D78A8" w:rsidDel="004F7BBF">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C</w:t>
      </w:r>
      <w:ins w:id="105" w:author="ERAHEEM" w:date="2021-08-11T21:50:00Z">
        <w:r w:rsidRPr="005D78A8">
          <w:rPr>
            <w:rFonts w:ascii="Times New Roman" w:hAnsi="Times New Roman" w:cs="Times New Roman"/>
            <w:sz w:val="24"/>
            <w:szCs w:val="24"/>
            <w:lang w:val="en-US"/>
          </w:rPr>
          <w:t>,</w:t>
        </w:r>
      </w:ins>
      <w:r w:rsidRPr="005D78A8">
        <w:rPr>
          <w:rFonts w:ascii="Times New Roman" w:hAnsi="Times New Roman" w:cs="Times New Roman"/>
          <w:sz w:val="24"/>
          <w:szCs w:val="24"/>
          <w:lang w:val="en-US"/>
        </w:rPr>
        <w:t xml:space="preserve"> but </w:t>
      </w:r>
      <w:del w:id="106" w:author="ERAHEEM" w:date="2021-08-11T21:50:00Z">
        <w:r w:rsidR="005D78A8" w:rsidRPr="005D78A8">
          <w:rPr>
            <w:rFonts w:ascii="Times New Roman" w:hAnsi="Times New Roman" w:cs="Times New Roman"/>
            <w:sz w:val="24"/>
            <w:szCs w:val="24"/>
            <w:lang w:val="en-US"/>
          </w:rPr>
          <w:delText>it</w:delText>
        </w:r>
      </w:del>
      <w:ins w:id="107" w:author="ERAHEEM" w:date="2021-08-11T21:50:00Z">
        <w:r w:rsidRPr="005D78A8">
          <w:rPr>
            <w:rFonts w:ascii="Times New Roman" w:hAnsi="Times New Roman" w:cs="Times New Roman"/>
            <w:sz w:val="24"/>
            <w:szCs w:val="24"/>
            <w:lang w:val="en-US"/>
          </w:rPr>
          <w:t>is</w:t>
        </w:r>
      </w:ins>
      <w:r w:rsidRPr="005D78A8">
        <w:rPr>
          <w:rFonts w:ascii="Times New Roman" w:hAnsi="Times New Roman" w:cs="Times New Roman"/>
          <w:sz w:val="24"/>
          <w:szCs w:val="24"/>
          <w:lang w:val="en-US"/>
        </w:rPr>
        <w:t xml:space="preserve"> reduced to 5 minutes when the temperature increased to 70</w:t>
      </w:r>
      <w:del w:id="108" w:author="Microsoft account" w:date="2021-08-17T20:22:00Z">
        <w:r w:rsidRPr="005D78A8" w:rsidDel="004F7BBF">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xml:space="preserve">° C </w:t>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{"citationItems":[{"id":"ITEM-1","itemData":{"DOI":"10.1016/S2666-5247(20)30003-3","ISSN":"26665247","author":[{"dropping-particle":"","family":"Chin","given":"Alex W H","non-dropping-particle":"","parse-names":false,"suffix":""},{"dropping-particle":"","family":"Chu","given":"Julie T S","non-dropping-particle":"","parse-names":false,"suffix":""},{"dropping-particle":"","family":"Perera","given":"Mahen R A","non-dropping-particle":"","parse-names":false,"suffix":""},{"dropping-particle":"","family":"Hui","given":"Kenrie P Y","non-dropping-particle":"","parse-names":false,"suffix":""},{"dropping-particle":"","family":"Yen","given":"Hui-Ling","non-dropping-particle":"","parse-names":false,"suffix":""},{"dropping-particle":"","family":"Chan","given":"Michael C W","non-dropping-particle":"","parse-names":false,"suffix":""},{"dropping-particle":"","family":"Peiris","given":"Malik","non-dropping-particle":"","parse-names":false,"suffix":""},{"dropping-particle":"","family":"Poon","given":"Leo L M","non-dropping-particle":"","parse-names":false,"suffix":""}],"container-title":"The Lancet Microbe","id":"ITEM-1","issue":"1","issued":{"date-parts":[["2020","5"]]},"page":"e10","title":"Stability of SARS-CoV-2 in different environmental conditions","type":"article-journal","volume":"1"},"uris":["http://www.mendeley.com/documents/?uuid=c7878122-acbd-49ed-8f79-3908b85fbcdd","http://www.mendeley.com/documents/?uuid=cf69b971-e699-4330-88d3-b579c82b6aa2"]}],"mendeley":{"formattedCitation":"[12]","plainTextFormattedCitation":"[12]","previouslyFormattedCitation":"(12)"},"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[12]</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Many studies </w:t>
      </w:r>
      <w:r w:rsidR="005959B4">
        <w:rPr>
          <w:rFonts w:ascii="Times New Roman" w:hAnsi="Times New Roman" w:cs="Times New Roman"/>
          <w:sz w:val="24"/>
          <w:szCs w:val="24"/>
          <w:lang w:val="en-US"/>
        </w:rPr>
        <w:t xml:space="preserve">also </w:t>
      </w:r>
      <w:r w:rsidRPr="005D78A8">
        <w:rPr>
          <w:rFonts w:ascii="Times New Roman" w:hAnsi="Times New Roman" w:cs="Times New Roman"/>
          <w:sz w:val="24"/>
          <w:szCs w:val="24"/>
          <w:lang w:val="en-US"/>
        </w:rPr>
        <w:t xml:space="preserve">found the influence of </w:t>
      </w:r>
      <w:del w:id="109" w:author="ERAHEEM" w:date="2021-08-11T21:50:00Z">
        <w:r w:rsidR="005D78A8" w:rsidRPr="005D78A8">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temperature</w:t>
      </w:r>
      <w:del w:id="110" w:author="ERAHEEM" w:date="2021-08-11T21:50:00Z">
        <w:r w:rsidR="005D78A8" w:rsidRPr="005D78A8">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xml:space="preserve"> on </w:t>
      </w:r>
      <w:r w:rsidRPr="005D78A8">
        <w:rPr>
          <w:rFonts w:ascii="Times New Roman" w:hAnsi="Times New Roman" w:cs="Times New Roman"/>
          <w:sz w:val="24"/>
          <w:szCs w:val="24"/>
          <w:lang w:val="en-US"/>
        </w:rPr>
        <w:lastRenderedPageBreak/>
        <w:t xml:space="preserve">the transmission of COVID-19 in different geographical regions, but the relations are still unclear </w:t>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08ab108a-f95c-4e99-b2cc-4aabfa93080e","http://www.mendeley.com/documents/?uuid=73b395e2-f357-4635-8111-2fd66ac5966b"]}],"mendeley":{"formattedCitation":"[3]","plainTextFormattedCitation":"[3]","previouslyFormattedCitation":"(3)"},"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2020.138513","ISSN":"00489697","author":[{"dropping-particle":"","family":"Liu","given":"Jiangtao","non-dropping-particle":"","parse-names":false,"suffix":""},{"dropping-particle":"","family":"Zhou","given":"Ji","non-dropping-particle":"","parse-names":false,"suffix":""},{"dropping-particle":"","family":"Yao","given":"Jinxi","non-dropping-particle":"","parse-names":false,"suffix":""},{"dropping-particle":"","family":"Zhang","given":"Xiuxia","non-dropping-particle":"","parse-names":false,"suffix":""},{"dropping-particle":"","family":"Li","given":"Lanyu","non-dropping-particle":"","parse-names":false,"suffix":""},{"dropping-particle":"","family":"Xu","given":"Xiaocheng","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Niu","given":"Tingting","non-dropping-particle":"","parse-names":false,"suffix":""},{"dropping-particle":"","family":"Yan","given":"Jun","non-dropping-particle":"","parse-names":false,"suffix":""},{"dropping-particle":"","family":"Shi","given":"Yanjun","non-dropping-particle":"","parse-names":false,"suffix":""},{"dropping-particle":"","family":"Ren","given":"Xiaowei","non-dropping-particle":"","parse-names":false,"suffix":""},{"dropping-particle":"","family":"Niu","given":"Jingping","non-dropping-particle":"","parse-names":false,"suffix":""},{"dropping-particle":"","family":"Zhu","given":"Weihao","non-dropping-particle":"","parse-names":false,"suffix":""},{"dropping-particle":"","family":"Li","given":"Sheng","non-dropping-particle":"","parse-names":false,"suffix":""},{"dropping-particle":"","family":"Luo","given":"Bin","non-dropping-particle":"","parse-names":false,"suffix":""},{"dropping-particle":"","family":"Zhang","given":"Kai","non-dropping-particle":"","parse-names":false,"suffix":""}],"container-title":"Science of The Total Environment","id":"ITEM-1","issued":{"date-parts":[["2020","7"]]},"page":"138513","title":"Impact of meteorological factors on the COVID-19 transmission: A multi-city study in China","type":"article-journal","volume":"726"},"uris":["http://www.mendeley.com/documents/?uuid=a0da749a-4d0a-40c2-82d1-889b77717620","http://www.mendeley.com/documents/?uuid=b96ea8c2-1793-4556-93ea-ab0bf04e363d"]}],"mendeley":{"formattedCitation":"[13]","plainTextFormattedCitation":"[13]","previouslyFormattedCitation":"(13)"},"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{"citationItems":[{"id":"ITEM-1","itemData":{"DOI":"10.1016/j.scitotenv.2020.138226","ISSN":"1879-1026","PMID":"32408453","abstract":"Meteorological parameters are the important factors influencing the infectious diseases such as severe acute respiratory syndrome (SARS) and influenza. This study aims to explore the association between Corona Virus Disease 2019 (COVID-19) deaths and weather parameters. In this study, we collected the daily death numbers of COVID-19, meteorological parameters and air pollutant data from 20 January 2020 to 29 February 2020 in Wuhan, China. Generalized additive model was applied to explore the effect of temperature, humidity and diurnal temperature range on the daily death counts of COVID-19. There were 2299 COVID-19 death counts in Wuhan during the study period. A positive association with COVID-19 daily death counts was observed for diurnal temperature range (r = 0.44), but negative association for relative humidity (r = -0.32). In addition, one unit increase in diurnal temperature range was only associated with a 2.92% (95% CI: 0.61%, 5.28%) increase in COVID-19 deaths in lag 3. However, both 1 unit increase of temperature and absolute humidity were related to the decreased COVID-19 death in lag 3 and lag 5, with the greatest decrease both in lag 3 [-7.50% (95% CI: -10.99%, -3.88%) and -11.41% (95% CI: -19.68%, -2.29%)]. In summary, this study suggests the temperature variation and humidity may also be important factors affecting the COVID-19 mortality.","author":[{"dropping-particle":"","family":"Ma","given":"Yueling","non-dropping-particle":"","parse-names":false,"suffix":""},{"dropping-particle":"","family":"Zhao","given":"Yadong","non-dropping-particle":"","parse-names":false,"suffix":""},{"dropping-particle":"","family":"Liu","given":"Jiangtao","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Yan","given":"Jun","non-dropping-particle":"","parse-names":false,"suffix":""},{"dropping-particle":"","family":"Niu","given":"Jingping","non-dropping-particle":"","parse-names":false,"suffix":""},{"dropping-particle":"","family":"Zhou","given":"Ji","non-dropping-particle":"","parse-names":false,"suffix":""},{"dropping-particle":"","family":"Luo","given":"Bin","non-dropping-particle":"","parse-names":false,"suffix":""}],"container-title":"The Science of the total environment","id":"ITEM-1","issued":{"date-parts":[["2020","7"]]},"page":"138226","title":"Effects of temperature variation and humidity on the death of COVID-19 in Wuhan, China.","type":"article-journal","volume":"724"},"uris":["http://www.mendeley.com/documents/?uuid=f0fd492f-906c-447a-8060-71c8139c13f6","http://www.mendeley.com/documents/?uuid=823000fc-a278-40d5-833a-769d79f52f26"]}],"mendeley":{"formattedCitation":"[14]","plainTextFormattedCitation":"[14]","previouslyFormattedCitation":"(14)"},"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[14]</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2020.138201","ISSN":"00489697","author":[{"dropping-particle":"","family":"Xie","given":"Jingui","non-dropping-particle":"","parse-names":false,"suffix":""},{"dropping-particle":"","family":"Zhu","given":"Yongjian","non-dropping-particle":"","parse-names":false,"suffix":""}],"container-title":"Science of The Total Environment","id":"ITEM-1","issued":{"date-parts":[["2020","7"]]},"page":"138201","title":"Association between ambient temperature and COVID-19 infection in 122 cities from China","type":"article-journal","volume":"724"},"uris":["http://www.mendeley.com/documents/?uuid=bd3aa2e1-bea0-4a45-acef-0e03b6d1473c","http://www.mendeley.com/documents/?uuid=465f7adb-418a-4bd0-bf4a-01c4a129cef5"]}],"mendeley":{"formattedCitation":"[15]","plainTextFormattedCitation":"[15]","previouslyFormattedCitation":"(15)"},"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[15]</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{"citationItems":[{"id":"ITEM-1","itemData":{"DOI":"10.1101/2020.04.15.20066613","author":[{"dropping-particle":"","family":"He, Zonglin, Yiqiao Chin, Jian Huang, Yi He, Babatunde O. Akinwunmi, Shinning Yu, Casper J. P. Zhang","given":"and Wai-kit Ming","non-dropping-particle":"","parse-names":false,"suffix":""}],"container-title":"medRxiv","id":"ITEM-1","issued":{"date-parts":[["2020"]]},"title":"Meteorological factors and domestic new cases of coronavirus disease (COVID-19) in nine Asian cities: A time-series analysis","type":"article-journal"},"uris":["http://www.mendeley.com/documents/?uuid=21920888-41bb-45d5-8666-1f9fd67168c9","http://www.mendeley.com/documents/?uuid=d9621a12-8cfb-43b6-acce-6c5adb810bab"]}],"mendeley":{"formattedCitation":"[16]","plainTextFormattedCitation":"[16]","previouslyFormattedCitation":"(16)"},"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[16]</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Recent research </w:t>
      </w:r>
      <w:r w:rsidR="009A7EF3">
        <w:rPr>
          <w:rFonts w:ascii="Times New Roman" w:hAnsi="Times New Roman" w:cs="Times New Roman"/>
          <w:sz w:val="24"/>
          <w:szCs w:val="24"/>
          <w:lang w:val="en-US"/>
        </w:rPr>
        <w:t>with</w:t>
      </w:r>
      <w:r w:rsidRPr="005D78A8">
        <w:rPr>
          <w:rFonts w:ascii="Times New Roman" w:hAnsi="Times New Roman" w:cs="Times New Roman"/>
          <w:sz w:val="24"/>
          <w:szCs w:val="24"/>
          <w:lang w:val="en-US"/>
        </w:rPr>
        <w:t xml:space="preserve"> 122 cities in China found that each 1°</w:t>
      </w:r>
      <w:ins w:id="111" w:author="Microsoft account" w:date="2021-08-17T20:23:00Z">
        <w:r w:rsidR="004F7BBF">
          <w:rPr>
            <w:rFonts w:ascii="Times New Roman" w:hAnsi="Times New Roman" w:cs="Times New Roman"/>
            <w:sz w:val="24"/>
            <w:szCs w:val="24"/>
            <w:lang w:val="en-US"/>
          </w:rPr>
          <w:t xml:space="preserve"> </w:t>
        </w:r>
      </w:ins>
      <w:r w:rsidRPr="005D78A8">
        <w:rPr>
          <w:rFonts w:ascii="Times New Roman" w:hAnsi="Times New Roman" w:cs="Times New Roman"/>
          <w:sz w:val="24"/>
          <w:szCs w:val="24"/>
          <w:lang w:val="en-US"/>
        </w:rPr>
        <w:t>C rise in average temperature (below 3°C) was related to an increase of 4.861 percent in new reported COVID-19 cases per day. A global study by Wu et al. (2020)</w:t>
      </w:r>
      <w:del w:id="112" w:author="Microsoft account" w:date="2021-08-17T20:23:00Z">
        <w:r w:rsidRPr="005D78A8" w:rsidDel="004F7BBF">
          <w:rPr>
            <w:rFonts w:ascii="Times New Roman" w:hAnsi="Times New Roman" w:cs="Times New Roman"/>
            <w:sz w:val="24"/>
            <w:szCs w:val="24"/>
            <w:lang w:val="en-US"/>
          </w:rPr>
          <w:fldChar w:fldCharType="begin" w:fldLock="1"/>
        </w:r>
        <w:r w:rsidR="00323325" w:rsidDel="004F7BBF">
          <w:rPr>
            <w:rFonts w:ascii="Times New Roman" w:hAnsi="Times New Roman" w:cs="Times New Roman"/>
            <w:sz w:val="24"/>
            <w:szCs w:val="24"/>
            <w:lang w:val="en-US"/>
          </w:rPr>
          <w:del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delInstrText>
        </w:r>
        <w:r w:rsidRPr="005D78A8" w:rsidDel="004F7BBF">
          <w:rPr>
            <w:rFonts w:ascii="Times New Roman" w:hAnsi="Times New Roman" w:cs="Times New Roman"/>
            <w:sz w:val="24"/>
            <w:szCs w:val="24"/>
            <w:lang w:val="en-US"/>
          </w:rPr>
          <w:fldChar w:fldCharType="separate"/>
        </w:r>
        <w:r w:rsidR="00323325" w:rsidRPr="00323325" w:rsidDel="004F7BBF">
          <w:rPr>
            <w:rFonts w:ascii="Times New Roman" w:hAnsi="Times New Roman" w:cs="Times New Roman"/>
            <w:noProof/>
            <w:sz w:val="24"/>
            <w:szCs w:val="24"/>
            <w:lang w:val="en-US"/>
          </w:rPr>
          <w:delText>[11]</w:delText>
        </w:r>
        <w:r w:rsidRPr="005D78A8" w:rsidDel="004F7BBF">
          <w:rPr>
            <w:rFonts w:ascii="Times New Roman" w:hAnsi="Times New Roman" w:cs="Times New Roman"/>
            <w:sz w:val="24"/>
            <w:szCs w:val="24"/>
          </w:rPr>
          <w:fldChar w:fldCharType="end"/>
        </w:r>
      </w:del>
      <w:r w:rsidR="001153BD">
        <w:rPr>
          <w:rFonts w:ascii="Times New Roman" w:hAnsi="Times New Roman" w:cs="Times New Roman"/>
          <w:sz w:val="24"/>
          <w:szCs w:val="24"/>
        </w:rPr>
        <w:t xml:space="preserve"> reported</w:t>
      </w:r>
      <w:r w:rsidRPr="005D78A8">
        <w:rPr>
          <w:rFonts w:ascii="Times New Roman" w:hAnsi="Times New Roman" w:cs="Times New Roman"/>
          <w:sz w:val="24"/>
          <w:szCs w:val="24"/>
          <w:lang w:val="en-US"/>
        </w:rPr>
        <w:t xml:space="preserve"> a negative relation between meteorological parameters and daily reported new COVID-19 cases and deaths</w:t>
      </w:r>
      <w:ins w:id="113" w:author="Microsoft account" w:date="2021-08-17T20:23:00Z">
        <w:r w:rsidR="004F7BBF">
          <w:rPr>
            <w:rFonts w:ascii="Times New Roman" w:hAnsi="Times New Roman" w:cs="Times New Roman"/>
            <w:sz w:val="24"/>
            <w:szCs w:val="24"/>
            <w:lang w:val="en-US"/>
          </w:rPr>
          <w:t xml:space="preserve"> </w:t>
        </w:r>
        <w:r w:rsidR="004F7BBF" w:rsidRPr="005D78A8">
          <w:rPr>
            <w:rFonts w:ascii="Times New Roman" w:hAnsi="Times New Roman" w:cs="Times New Roman"/>
            <w:sz w:val="24"/>
            <w:szCs w:val="24"/>
            <w:lang w:val="en-US"/>
          </w:rPr>
          <w:fldChar w:fldCharType="begin" w:fldLock="1"/>
        </w:r>
        <w:r w:rsidR="004F7BBF">
          <w:rPr>
            <w:rFonts w:ascii="Times New Roman" w:hAnsi="Times New Roman" w:cs="Times New Roman"/>
            <w:sz w:val="24"/>
            <w:szCs w:val="24"/>
            <w:lang w:val="en-US"/>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instrText>
        </w:r>
        <w:r w:rsidR="004F7BBF" w:rsidRPr="005D78A8">
          <w:rPr>
            <w:rFonts w:ascii="Times New Roman" w:hAnsi="Times New Roman" w:cs="Times New Roman"/>
            <w:sz w:val="24"/>
            <w:szCs w:val="24"/>
            <w:lang w:val="en-US"/>
          </w:rPr>
          <w:fldChar w:fldCharType="separate"/>
        </w:r>
        <w:r w:rsidR="004F7BBF" w:rsidRPr="00323325">
          <w:rPr>
            <w:rFonts w:ascii="Times New Roman" w:hAnsi="Times New Roman" w:cs="Times New Roman"/>
            <w:noProof/>
            <w:sz w:val="24"/>
            <w:szCs w:val="24"/>
            <w:lang w:val="en-US"/>
          </w:rPr>
          <w:t>[11]</w:t>
        </w:r>
        <w:r w:rsidR="004F7BBF" w:rsidRPr="005D78A8">
          <w:rPr>
            <w:rFonts w:ascii="Times New Roman" w:hAnsi="Times New Roman" w:cs="Times New Roman"/>
            <w:sz w:val="24"/>
            <w:szCs w:val="24"/>
          </w:rPr>
          <w:fldChar w:fldCharType="end"/>
        </w:r>
      </w:ins>
      <w:r w:rsidRPr="005D78A8">
        <w:rPr>
          <w:rFonts w:ascii="Times New Roman" w:hAnsi="Times New Roman" w:cs="Times New Roman"/>
          <w:sz w:val="24"/>
          <w:szCs w:val="24"/>
          <w:lang w:val="en-US"/>
        </w:rPr>
        <w:t>.</w:t>
      </w:r>
      <w:ins w:id="114" w:author="Microsoft account" w:date="2021-08-17T20:46:00Z">
        <w:r w:rsidR="006D5882">
          <w:rPr>
            <w:rFonts w:ascii="Times New Roman" w:hAnsi="Times New Roman" w:cs="Times New Roman"/>
            <w:sz w:val="24"/>
            <w:szCs w:val="24"/>
            <w:lang w:val="en-US"/>
          </w:rPr>
          <w:t xml:space="preserve"> </w:t>
        </w:r>
      </w:ins>
      <w:del w:id="115" w:author="Microsoft account" w:date="2021-08-17T20:46:00Z">
        <w:r w:rsidRPr="005D78A8" w:rsidDel="006D5882">
          <w:rPr>
            <w:rFonts w:ascii="Times New Roman" w:hAnsi="Times New Roman" w:cs="Times New Roman"/>
            <w:sz w:val="24"/>
            <w:szCs w:val="24"/>
            <w:lang w:val="en-US"/>
          </w:rPr>
          <w:delText xml:space="preserve"> </w:delText>
        </w:r>
      </w:del>
      <w:del w:id="116" w:author="ERAHEEM" w:date="2021-08-11T21:50:00Z">
        <w:r w:rsidR="005D78A8" w:rsidRPr="005D78A8">
          <w:rPr>
            <w:rFonts w:ascii="Times New Roman" w:hAnsi="Times New Roman" w:cs="Times New Roman"/>
            <w:sz w:val="24"/>
            <w:szCs w:val="24"/>
            <w:lang w:val="en-US"/>
          </w:rPr>
          <w:delText>This</w:delText>
        </w:r>
      </w:del>
      <w:ins w:id="117" w:author="ERAHEEM" w:date="2021-08-11T21:50:00Z">
        <w:r w:rsidRPr="005D78A8">
          <w:rPr>
            <w:rFonts w:ascii="Times New Roman" w:hAnsi="Times New Roman" w:cs="Times New Roman"/>
            <w:sz w:val="24"/>
            <w:szCs w:val="24"/>
            <w:lang w:val="en-US"/>
          </w:rPr>
          <w:t>It</w:t>
        </w:r>
      </w:ins>
      <w:r w:rsidRPr="005D78A8">
        <w:rPr>
          <w:rFonts w:ascii="Times New Roman" w:hAnsi="Times New Roman" w:cs="Times New Roman"/>
          <w:sz w:val="24"/>
          <w:szCs w:val="24"/>
          <w:lang w:val="en-US"/>
        </w:rPr>
        <w:t xml:space="preserve"> is reasonable to say that the climate conditions may also </w:t>
      </w:r>
      <w:del w:id="118" w:author="ERAHEEM" w:date="2021-08-11T21:50:00Z">
        <w:r w:rsidR="005D78A8" w:rsidRPr="005D78A8">
          <w:rPr>
            <w:rFonts w:ascii="Times New Roman" w:hAnsi="Times New Roman" w:cs="Times New Roman"/>
            <w:sz w:val="24"/>
            <w:szCs w:val="24"/>
            <w:lang w:val="en-US"/>
          </w:rPr>
          <w:delText>have a significant</w:delText>
        </w:r>
      </w:del>
      <w:ins w:id="119" w:author="ERAHEEM" w:date="2021-08-11T21:50:00Z">
        <w:r w:rsidRPr="005D78A8">
          <w:rPr>
            <w:rFonts w:ascii="Times New Roman" w:hAnsi="Times New Roman" w:cs="Times New Roman"/>
            <w:sz w:val="24"/>
            <w:szCs w:val="24"/>
            <w:lang w:val="en-US"/>
          </w:rPr>
          <w:t>significantly</w:t>
        </w:r>
      </w:ins>
      <w:r w:rsidRPr="005D78A8">
        <w:rPr>
          <w:rFonts w:ascii="Times New Roman" w:hAnsi="Times New Roman" w:cs="Times New Roman"/>
          <w:sz w:val="24"/>
          <w:szCs w:val="24"/>
          <w:lang w:val="en-US"/>
        </w:rPr>
        <w:t xml:space="preserve"> impact</w:t>
      </w:r>
      <w:del w:id="120" w:author="ERAHEEM" w:date="2021-08-11T21:50:00Z">
        <w:r w:rsidR="005D78A8" w:rsidRPr="005D78A8">
          <w:rPr>
            <w:rFonts w:ascii="Times New Roman" w:hAnsi="Times New Roman" w:cs="Times New Roman"/>
            <w:sz w:val="24"/>
            <w:szCs w:val="24"/>
            <w:lang w:val="en-US"/>
          </w:rPr>
          <w:delText xml:space="preserve"> on</w:delText>
        </w:r>
      </w:del>
      <w:r w:rsidRPr="005D78A8">
        <w:rPr>
          <w:rFonts w:ascii="Times New Roman" w:hAnsi="Times New Roman" w:cs="Times New Roman"/>
          <w:sz w:val="24"/>
          <w:szCs w:val="24"/>
          <w:lang w:val="en-US"/>
        </w:rPr>
        <w:t xml:space="preserve"> COVID-19 transmission in Bangladesh.</w:t>
      </w:r>
    </w:p>
    <w:p w14:paraId="4D382EC1" w14:textId="77777777" w:rsidR="00437D22" w:rsidRDefault="00437D22" w:rsidP="00437D22">
      <w:pPr>
        <w:spacing w:after="0" w:line="240" w:lineRule="auto"/>
        <w:jc w:val="both"/>
        <w:rPr>
          <w:ins w:id="121" w:author="Microsoft account" w:date="2021-08-18T11:59:00Z"/>
          <w:rFonts w:ascii="Times New Roman" w:hAnsi="Times New Roman" w:cs="Times New Roman"/>
          <w:sz w:val="24"/>
          <w:szCs w:val="24"/>
        </w:rPr>
      </w:pPr>
    </w:p>
    <w:p w14:paraId="7F668324" w14:textId="77777777" w:rsidR="00437D22" w:rsidRPr="005D78A8" w:rsidRDefault="00437D22" w:rsidP="00437D22">
      <w:pPr>
        <w:spacing w:after="0" w:line="240" w:lineRule="auto"/>
        <w:jc w:val="both"/>
        <w:rPr>
          <w:ins w:id="122" w:author="Microsoft account" w:date="2021-08-18T11:59:00Z"/>
          <w:rFonts w:ascii="Times New Roman" w:hAnsi="Times New Roman" w:cs="Times New Roman"/>
          <w:sz w:val="24"/>
          <w:szCs w:val="24"/>
        </w:rPr>
      </w:pPr>
      <w:commentRangeStart w:id="123"/>
      <w:ins w:id="124" w:author="Microsoft account" w:date="2021-08-18T11:59:00Z">
        <w:r>
          <w:rPr>
            <w:rFonts w:ascii="Times New Roman" w:hAnsi="Times New Roman" w:cs="Times New Roman"/>
            <w:sz w:val="24"/>
            <w:szCs w:val="24"/>
          </w:rPr>
          <w:t>[</w:t>
        </w:r>
        <w:r>
          <w:rPr>
            <w:rFonts w:ascii="Arial" w:hAnsi="Arial" w:cs="Arial"/>
            <w:color w:val="222222"/>
            <w:shd w:val="clear" w:color="auto" w:fill="FFFFFF"/>
          </w:rPr>
          <w:t>3. The organization should be like this -- intro section should cover a complete literature review with regards to the use of time series techniques and the use of beta regression and its applications.</w:t>
        </w:r>
        <w:r>
          <w:rPr>
            <w:rFonts w:ascii="Arial" w:hAnsi="Arial" w:cs="Arial"/>
            <w:color w:val="222222"/>
          </w:rPr>
          <w:br/>
        </w:r>
        <w:r>
          <w:rPr>
            <w:rFonts w:ascii="Arial" w:hAnsi="Arial" w:cs="Arial"/>
            <w:color w:val="222222"/>
          </w:rPr>
          <w:br/>
        </w:r>
        <w:r>
          <w:rPr>
            <w:rFonts w:ascii="Arial" w:hAnsi="Arial" w:cs="Arial"/>
            <w:color w:val="222222"/>
            <w:shd w:val="clear" w:color="auto" w:fill="FFFFFF"/>
          </w:rPr>
          <w:t>You must convince the reader and the editor. Thus, everything -- rationale, knowledge gap, literature review, techniques, and their justifications must be in the introduction section.]</w:t>
        </w:r>
        <w:commentRangeEnd w:id="123"/>
        <w:r>
          <w:rPr>
            <w:rStyle w:val="CommentReference"/>
            <w:rFonts w:ascii="Calibri" w:eastAsia="Calibri" w:hAnsi="Calibri" w:cs="Vrinda"/>
          </w:rPr>
          <w:commentReference w:id="123"/>
        </w:r>
      </w:ins>
    </w:p>
    <w:p w14:paraId="70DC4461" w14:textId="77777777" w:rsidR="00437D22" w:rsidRPr="005D78A8" w:rsidRDefault="00437D22" w:rsidP="001810E8">
      <w:pPr>
        <w:spacing w:after="0" w:line="240" w:lineRule="auto"/>
        <w:jc w:val="both"/>
        <w:rPr>
          <w:rFonts w:ascii="Times New Roman" w:hAnsi="Times New Roman" w:cs="Times New Roman"/>
          <w:sz w:val="24"/>
          <w:szCs w:val="24"/>
          <w:lang w:val="en-US"/>
        </w:rPr>
      </w:pPr>
    </w:p>
    <w:p w14:paraId="290B9B31" w14:textId="7C1678DD" w:rsidR="00C72E8B" w:rsidRDefault="00282C34" w:rsidP="001810E8">
      <w:pPr>
        <w:spacing w:after="0" w:line="240" w:lineRule="auto"/>
        <w:jc w:val="both"/>
        <w:rPr>
          <w:rFonts w:ascii="Times New Roman" w:hAnsi="Times New Roman" w:cs="Times New Roman"/>
          <w:sz w:val="24"/>
          <w:szCs w:val="24"/>
          <w:lang w:val="en-US"/>
        </w:rPr>
      </w:pPr>
      <w:r w:rsidRPr="005D78A8">
        <w:rPr>
          <w:rFonts w:ascii="Times New Roman" w:hAnsi="Times New Roman" w:cs="Times New Roman"/>
          <w:sz w:val="24"/>
          <w:szCs w:val="24"/>
          <w:lang w:val="en-US"/>
        </w:rPr>
        <w:t>On March 8, 2020, the first corona case was identified in Bangladesh. On March 18, the first corona patient death due to coronavirus</w:t>
      </w:r>
      <w:ins w:id="125" w:author="ERAHEEM" w:date="2021-08-11T21:50:00Z">
        <w:r w:rsidRPr="005D78A8">
          <w:rPr>
            <w:rFonts w:ascii="Times New Roman" w:hAnsi="Times New Roman" w:cs="Times New Roman"/>
            <w:sz w:val="24"/>
            <w:szCs w:val="24"/>
            <w:lang w:val="en-US"/>
          </w:rPr>
          <w:t>,</w:t>
        </w:r>
      </w:ins>
      <w:r w:rsidRPr="005D78A8">
        <w:rPr>
          <w:rFonts w:ascii="Times New Roman" w:hAnsi="Times New Roman" w:cs="Times New Roman"/>
          <w:sz w:val="24"/>
          <w:szCs w:val="24"/>
          <w:lang w:val="en-US"/>
        </w:rPr>
        <w:t xml:space="preserve"> and on April 30, 7667 confirmed cases and 168 deaths were reported in Bangladesh </w:t>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958b3402-ba36-43d6-9b49-0d7d3f779603","http://www.mendeley.com/documents/?uuid=f088852f-ccb6-448a-a700-1e2b993d90b1"]}],"mendeley":{"formattedCitation":"[1]","plainTextFormattedCitation":"[1]","previouslyFormattedCitation":"(1)"},"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D78A8" w:rsidRPr="005D78A8">
        <w:rPr>
          <w:rFonts w:ascii="Times New Roman" w:hAnsi="Times New Roman" w:cs="Times New Roman"/>
          <w:sz w:val="24"/>
          <w:szCs w:val="24"/>
          <w:lang w:val="en-US"/>
        </w:rPr>
        <w:t xml:space="preserve">Bangladesh is a member country of the World Health Organization located </w:t>
      </w:r>
      <w:del w:id="126" w:author="ERAHEEM" w:date="2021-08-11T21:50:00Z">
        <w:r w:rsidR="005D78A8" w:rsidRPr="005D78A8">
          <w:rPr>
            <w:rFonts w:ascii="Times New Roman" w:hAnsi="Times New Roman" w:cs="Times New Roman"/>
            <w:sz w:val="24"/>
            <w:szCs w:val="24"/>
            <w:lang w:val="en-US"/>
          </w:rPr>
          <w:delText>and it stands on</w:delText>
        </w:r>
      </w:del>
      <w:ins w:id="127" w:author="ERAHEEM" w:date="2021-08-11T21:50:00Z">
        <w:r w:rsidR="005D78A8" w:rsidRPr="005D78A8">
          <w:rPr>
            <w:rFonts w:ascii="Times New Roman" w:hAnsi="Times New Roman" w:cs="Times New Roman"/>
            <w:sz w:val="24"/>
            <w:szCs w:val="24"/>
            <w:lang w:val="en-US"/>
          </w:rPr>
          <w:t>in</w:t>
        </w:r>
      </w:ins>
      <w:r w:rsidR="005D78A8" w:rsidRPr="005D78A8">
        <w:rPr>
          <w:rFonts w:ascii="Times New Roman" w:hAnsi="Times New Roman" w:cs="Times New Roman"/>
          <w:sz w:val="24"/>
          <w:szCs w:val="24"/>
          <w:lang w:val="en-US"/>
        </w:rPr>
        <w:t xml:space="preserve"> the eastern side of the South Asia region </w:t>
      </w:r>
      <w:r w:rsidR="005D78A8"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{"citationItems":[{"id":"ITEM-1","itemData":{"DOI":"10.7759/cureus.3398","ISSN":"2168-8184","author":[{"dropping-particle":"","family":"Zahirul Islam","given":"Mohammad","non-dropping-particle":"","parse-names":false,"suffix":""},{"dropping-particle":"","family":"Rutherford","given":"Shannon","non-dropping-particle":"","parse-names":false,"suffix":""},{"dropping-particle":"","family":"Phung","given":"Dung","non-dropping-particle":"","parse-names":false,"suffix":""},{"dropping-particle":"","family":"Uzzaman","given":"Md. Nazim","non-dropping-particle":"","parse-names":false,"suffix":""},{"dropping-particle":"","family":"Baum","given":"Scott","non-dropping-particle":"","parse-names":false,"suffix":""},{"dropping-particle":"","family":"Huda","given":"M. Mamun","non-dropping-particle":"","parse-names":false,"suffix":""},{"dropping-particle":"","family":"Asaduzzaman","given":"Muhammad","non-dropping-particle":"","parse-names":false,"suffix":""},{"dropping-particle":"","family":"Talukder","given":"Mohammad Radwanur Rahman","non-dropping-particle":"","parse-names":false,"suffix":""},{"dropping-particle":"","family":"Chu","given":"Cordia","non-dropping-particle":"","parse-names":false,"suffix":""}],"container-title":"Cureus","id":"ITEM-1","issued":{"date-parts":[["2018","10"]]},"title":"Correlates of Climate Variability and Dengue Fever in Two Metropolitan Cities in Bangladesh","type":"article-journal"},"uris":["http://www.mendeley.com/documents/?uuid=023bf6c0-f9b3-4f59-be03-9d8a4277f08b","http://www.mendeley.com/documents/?uuid=228f10d5-ebc4-4d83-bcd9-cb1090fbe15f"]}],"mendeley":{"formattedCitation":"[17]","plainTextFormattedCitation":"[17]","previouslyFormattedCitation":"(17)"},"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[17]</w:t>
      </w:r>
      <w:r w:rsidR="005D78A8" w:rsidRPr="005D78A8">
        <w:rPr>
          <w:rFonts w:ascii="Times New Roman" w:hAnsi="Times New Roman" w:cs="Times New Roman"/>
          <w:sz w:val="24"/>
          <w:szCs w:val="24"/>
        </w:rPr>
        <w:fldChar w:fldCharType="end"/>
      </w:r>
      <w:r w:rsidR="007F2FBB">
        <w:rPr>
          <w:rFonts w:ascii="Times New Roman" w:hAnsi="Times New Roman" w:cs="Times New Roman"/>
          <w:sz w:val="24"/>
          <w:szCs w:val="24"/>
          <w:lang w:val="en-US"/>
        </w:rPr>
        <w:t>. The country’s climate has</w:t>
      </w:r>
      <w:r w:rsidR="005D78A8" w:rsidRPr="005D78A8">
        <w:rPr>
          <w:rFonts w:ascii="Times New Roman" w:hAnsi="Times New Roman" w:cs="Times New Roman"/>
          <w:sz w:val="24"/>
          <w:szCs w:val="24"/>
          <w:lang w:val="en-US"/>
        </w:rPr>
        <w:t xml:space="preserve"> </w:t>
      </w:r>
      <w:r w:rsidR="007F2FBB">
        <w:rPr>
          <w:rFonts w:ascii="Times New Roman" w:hAnsi="Times New Roman" w:cs="Times New Roman"/>
          <w:sz w:val="24"/>
          <w:szCs w:val="24"/>
          <w:lang w:val="en-US"/>
        </w:rPr>
        <w:t>diversity</w:t>
      </w:r>
      <w:r w:rsidR="005D78A8" w:rsidRPr="005D78A8">
        <w:rPr>
          <w:rFonts w:ascii="Times New Roman" w:hAnsi="Times New Roman" w:cs="Times New Roman"/>
          <w:sz w:val="24"/>
          <w:szCs w:val="24"/>
          <w:lang w:val="en-US"/>
        </w:rPr>
        <w:t xml:space="preserve"> at different times. That’s why it is characterized by a humid subtropical climate with a distinct seasonal variation in warm temperature, rainfall, and humidity. The monthly average temperature of the country ranges from 18.85 to 28.75 °C </w:t>
      </w:r>
      <w:r w:rsidR="005D78A8"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Climatology","id":"ITEM-1","issue":"1-2","issued":{"date-parts":[["2017","4"]]},"page":"27-41","title":"Climate change in Bangladesh: a spatio-temporal analysis and simulation of recent temperature and rainfall data using GIS and time series analysis model","type":"article-journal","volume":"128"},"uris":["http://www.mendeley.com/documents/?uuid=b724cfd2-12e3-4d97-8f65-e6fff4ccbf13","http://www.mendeley.com/documents/?uuid=ae74a60a-48f7-4b68-b86c-413ea91212b2"]}],"mendeley":{"formattedCitation":"[18]","plainTextFormattedCitation":"[18]","previouslyFormattedCitation":"(18)"},"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[18]</w:t>
      </w:r>
      <w:r w:rsidR="005D78A8" w:rsidRPr="005D78A8">
        <w:rPr>
          <w:rFonts w:ascii="Times New Roman" w:hAnsi="Times New Roman" w:cs="Times New Roman"/>
          <w:sz w:val="24"/>
          <w:szCs w:val="24"/>
        </w:rPr>
        <w:fldChar w:fldCharType="end"/>
      </w:r>
      <w:r w:rsidR="005D78A8" w:rsidRPr="005D78A8">
        <w:rPr>
          <w:rFonts w:ascii="Times New Roman" w:hAnsi="Times New Roman" w:cs="Times New Roman"/>
          <w:sz w:val="24"/>
          <w:szCs w:val="24"/>
          <w:lang w:val="en-US"/>
        </w:rPr>
        <w:t>. Around 75% of rainfall occurs in the monsoon season (May-September) with an annual average of 2428 mm</w:t>
      </w:r>
      <w:r w:rsidR="009A7EF3">
        <w:rPr>
          <w:rFonts w:ascii="Times New Roman" w:hAnsi="Times New Roman" w:cs="Times New Roman"/>
          <w:sz w:val="24"/>
          <w:szCs w:val="24"/>
          <w:lang w:val="en-US"/>
        </w:rPr>
        <w:t xml:space="preserve"> </w:t>
      </w:r>
      <w:r w:rsidR="005D78A8"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Climatology","id":"ITEM-1","issue":"1-2","issued":{"date-parts":[["2017","4"]]},"page":"27-41","title":"Climate change in Bangladesh: a spatio-temporal analysis and simulation of recent temperature and rainfall data using GIS and time series analysis model","type":"article-journal","volume":"128"},"uris":["http://www.mendeley.com/documents/?uuid=ae74a60a-48f7-4b68-b86c-413ea91212b2","http://www.mendeley.com/documents/?uuid=b724cfd2-12e3-4d97-8f65-e6fff4ccbf13"]}],"mendeley":{"formattedCitation":"[18]","plainTextFormattedCitation":"[18]","previouslyFormattedCitation":"(18)"},"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[18]</w:t>
      </w:r>
      <w:r w:rsidR="005D78A8" w:rsidRPr="005D78A8">
        <w:rPr>
          <w:rFonts w:ascii="Times New Roman" w:hAnsi="Times New Roman" w:cs="Times New Roman"/>
          <w:sz w:val="24"/>
          <w:szCs w:val="24"/>
        </w:rPr>
        <w:fldChar w:fldCharType="end"/>
      </w:r>
      <w:r w:rsidR="005D78A8" w:rsidRPr="005D78A8">
        <w:rPr>
          <w:rFonts w:ascii="Times New Roman" w:hAnsi="Times New Roman" w:cs="Times New Roman"/>
          <w:sz w:val="24"/>
          <w:szCs w:val="24"/>
          <w:lang w:val="en-US"/>
        </w:rPr>
        <w:t xml:space="preserve">. </w:t>
      </w:r>
    </w:p>
    <w:p w14:paraId="3D4D65BE" w14:textId="2E858778" w:rsidR="005D78A8" w:rsidRPr="005D78A8" w:rsidRDefault="00282C34" w:rsidP="001810E8">
      <w:pPr>
        <w:spacing w:after="0" w:line="240" w:lineRule="auto"/>
        <w:jc w:val="both"/>
        <w:rPr>
          <w:rFonts w:ascii="Times New Roman" w:hAnsi="Times New Roman" w:cs="Times New Roman"/>
          <w:b/>
          <w:bCs/>
          <w:sz w:val="24"/>
          <w:szCs w:val="24"/>
          <w:lang w:val="en-US"/>
        </w:rPr>
      </w:pPr>
      <w:r w:rsidRPr="00BC1B59">
        <w:rPr>
          <w:rFonts w:ascii="Times New Roman" w:hAnsi="Times New Roman" w:cs="Times New Roman"/>
          <w:sz w:val="24"/>
          <w:szCs w:val="24"/>
          <w:lang w:val="en-US"/>
        </w:rPr>
        <w:t xml:space="preserve">The </w:t>
      </w:r>
      <w:del w:id="128" w:author="Microsoft account" w:date="2021-08-17T20:47:00Z">
        <w:r w:rsidRPr="00BC1B59" w:rsidDel="006D5882">
          <w:rPr>
            <w:rFonts w:ascii="Times New Roman" w:hAnsi="Times New Roman" w:cs="Times New Roman"/>
            <w:sz w:val="24"/>
            <w:szCs w:val="24"/>
            <w:lang w:val="en-US"/>
          </w:rPr>
          <w:delText>case fatality rate (</w:delText>
        </w:r>
      </w:del>
      <w:r w:rsidRPr="00BC1B59">
        <w:rPr>
          <w:rFonts w:ascii="Times New Roman" w:hAnsi="Times New Roman" w:cs="Times New Roman"/>
          <w:sz w:val="24"/>
          <w:szCs w:val="24"/>
          <w:lang w:val="en-US"/>
        </w:rPr>
        <w:t>CFR</w:t>
      </w:r>
      <w:del w:id="129" w:author="Microsoft account" w:date="2021-08-17T20:47:00Z">
        <w:r w:rsidRPr="00BC1B59" w:rsidDel="006D5882">
          <w:rPr>
            <w:rFonts w:ascii="Times New Roman" w:hAnsi="Times New Roman" w:cs="Times New Roman"/>
            <w:sz w:val="24"/>
            <w:szCs w:val="24"/>
            <w:lang w:val="en-US"/>
          </w:rPr>
          <w:delText>)</w:delText>
        </w:r>
      </w:del>
      <w:r w:rsidRPr="00BC1B59">
        <w:rPr>
          <w:rFonts w:ascii="Times New Roman" w:hAnsi="Times New Roman" w:cs="Times New Roman"/>
          <w:sz w:val="24"/>
          <w:szCs w:val="24"/>
          <w:lang w:val="en-US"/>
        </w:rPr>
        <w:t xml:space="preserve"> of COVID-19</w:t>
      </w:r>
      <w:r>
        <w:rPr>
          <w:rFonts w:ascii="Times New Roman" w:hAnsi="Times New Roman" w:cs="Times New Roman"/>
          <w:sz w:val="24"/>
          <w:szCs w:val="24"/>
          <w:lang w:val="en-US"/>
        </w:rPr>
        <w:t xml:space="preserve"> </w:t>
      </w:r>
      <w:r w:rsidRPr="00BC1B59">
        <w:rPr>
          <w:rFonts w:ascii="Times New Roman" w:hAnsi="Times New Roman" w:cs="Times New Roman"/>
          <w:sz w:val="24"/>
          <w:szCs w:val="24"/>
          <w:lang w:val="en-US"/>
        </w:rPr>
        <w:t xml:space="preserve">is defined as the proportion of death due to </w:t>
      </w:r>
      <w:r>
        <w:rPr>
          <w:rFonts w:ascii="Times New Roman" w:hAnsi="Times New Roman" w:cs="Times New Roman"/>
          <w:sz w:val="24"/>
          <w:szCs w:val="24"/>
          <w:lang w:val="en-US"/>
        </w:rPr>
        <w:t>the</w:t>
      </w:r>
      <w:r w:rsidRPr="00BC1B59">
        <w:rPr>
          <w:rFonts w:ascii="Times New Roman" w:hAnsi="Times New Roman" w:cs="Times New Roman"/>
          <w:sz w:val="24"/>
          <w:szCs w:val="24"/>
          <w:lang w:val="en-US"/>
        </w:rPr>
        <w:t xml:space="preserve"> specific disease</w:t>
      </w:r>
      <w:ins w:id="130" w:author="ERAHEEM" w:date="2021-08-11T21:50:00Z">
        <w:r w:rsidRPr="00BC1B59">
          <w:rPr>
            <w:rFonts w:ascii="Times New Roman" w:hAnsi="Times New Roman" w:cs="Times New Roman"/>
            <w:sz w:val="24"/>
            <w:szCs w:val="24"/>
            <w:lang w:val="en-US"/>
          </w:rPr>
          <w:t>,</w:t>
        </w:r>
      </w:ins>
      <w:r w:rsidRPr="00BC1B59">
        <w:rPr>
          <w:rFonts w:ascii="Times New Roman" w:hAnsi="Times New Roman" w:cs="Times New Roman"/>
          <w:sz w:val="24"/>
          <w:szCs w:val="24"/>
          <w:lang w:val="en-US"/>
        </w:rPr>
        <w:t xml:space="preserve"> </w:t>
      </w:r>
      <w:r>
        <w:rPr>
          <w:rFonts w:ascii="Times New Roman" w:hAnsi="Times New Roman" w:cs="Times New Roman"/>
          <w:sz w:val="24"/>
          <w:szCs w:val="24"/>
          <w:lang w:val="en-US"/>
        </w:rPr>
        <w:t>and it</w:t>
      </w:r>
      <w:r w:rsidRPr="00BC1B59">
        <w:rPr>
          <w:rFonts w:ascii="Times New Roman" w:hAnsi="Times New Roman" w:cs="Times New Roman"/>
          <w:sz w:val="24"/>
          <w:szCs w:val="24"/>
          <w:lang w:val="en-US"/>
        </w:rPr>
        <w:t xml:space="preserve"> varies greatly in different countries</w:t>
      </w:r>
      <w:r>
        <w:rPr>
          <w:rFonts w:ascii="Times New Roman" w:hAnsi="Times New Roman" w:cs="Times New Roman"/>
          <w:sz w:val="24"/>
          <w:szCs w:val="24"/>
          <w:lang w:val="en-US"/>
        </w:rPr>
        <w:t>. T</w:t>
      </w:r>
      <w:r w:rsidRPr="005D78A8">
        <w:rPr>
          <w:rFonts w:ascii="Times New Roman" w:hAnsi="Times New Roman" w:cs="Times New Roman"/>
          <w:sz w:val="24"/>
          <w:szCs w:val="24"/>
          <w:lang w:val="en-US"/>
        </w:rPr>
        <w:t xml:space="preserve">here is no study </w:t>
      </w:r>
      <w:del w:id="131" w:author="Microsoft account" w:date="2021-08-17T20:48:00Z">
        <w:r w:rsidRPr="005D78A8" w:rsidDel="006D5882">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reported</w:t>
      </w:r>
      <w:ins w:id="132" w:author="Microsoft account" w:date="2021-08-17T20:48:00Z">
        <w:r w:rsidR="006D5882">
          <w:rPr>
            <w:rFonts w:ascii="Times New Roman" w:hAnsi="Times New Roman" w:cs="Times New Roman"/>
            <w:sz w:val="24"/>
            <w:szCs w:val="24"/>
            <w:lang w:val="en-US"/>
          </w:rPr>
          <w:t xml:space="preserve"> in Bangladesh</w:t>
        </w:r>
      </w:ins>
      <w:r w:rsidRPr="005D78A8">
        <w:rPr>
          <w:rFonts w:ascii="Times New Roman" w:hAnsi="Times New Roman" w:cs="Times New Roman"/>
          <w:sz w:val="24"/>
          <w:szCs w:val="24"/>
          <w:lang w:val="en-US"/>
        </w:rPr>
        <w:t xml:space="preserve"> so far on whether and how the </w:t>
      </w:r>
      <w:del w:id="133" w:author="Microsoft account" w:date="2021-08-17T20:48:00Z">
        <w:r w:rsidRPr="005D78A8" w:rsidDel="006D5882">
          <w:rPr>
            <w:rFonts w:ascii="Times New Roman" w:hAnsi="Times New Roman" w:cs="Times New Roman"/>
            <w:sz w:val="24"/>
            <w:szCs w:val="24"/>
            <w:lang w:val="en-US"/>
          </w:rPr>
          <w:delText xml:space="preserve">temperature </w:delText>
        </w:r>
      </w:del>
      <w:ins w:id="134" w:author="Microsoft account" w:date="2021-08-17T20:48:00Z">
        <w:r w:rsidR="006D5882">
          <w:rPr>
            <w:rFonts w:ascii="Times New Roman" w:hAnsi="Times New Roman" w:cs="Times New Roman"/>
            <w:sz w:val="24"/>
            <w:szCs w:val="24"/>
            <w:lang w:val="en-US"/>
          </w:rPr>
          <w:t>climatic</w:t>
        </w:r>
        <w:r w:rsidR="006D5882" w:rsidRPr="005D78A8">
          <w:rPr>
            <w:rFonts w:ascii="Times New Roman" w:hAnsi="Times New Roman" w:cs="Times New Roman"/>
            <w:sz w:val="24"/>
            <w:szCs w:val="24"/>
            <w:lang w:val="en-US"/>
          </w:rPr>
          <w:t xml:space="preserve"> </w:t>
        </w:r>
      </w:ins>
      <w:r w:rsidRPr="005D78A8">
        <w:rPr>
          <w:rFonts w:ascii="Times New Roman" w:hAnsi="Times New Roman" w:cs="Times New Roman"/>
          <w:sz w:val="24"/>
          <w:szCs w:val="24"/>
          <w:lang w:val="en-US"/>
        </w:rPr>
        <w:t xml:space="preserve">conditions can affect the COVID-19 </w:t>
      </w:r>
      <w:r>
        <w:rPr>
          <w:rFonts w:ascii="Times New Roman" w:hAnsi="Times New Roman" w:cs="Times New Roman"/>
          <w:sz w:val="24"/>
          <w:szCs w:val="24"/>
          <w:lang w:val="en-US"/>
        </w:rPr>
        <w:t>mortality</w:t>
      </w:r>
      <w:r w:rsidRPr="005D78A8">
        <w:rPr>
          <w:rFonts w:ascii="Times New Roman" w:hAnsi="Times New Roman" w:cs="Times New Roman"/>
          <w:sz w:val="24"/>
          <w:szCs w:val="24"/>
          <w:lang w:val="en-US"/>
        </w:rPr>
        <w:t xml:space="preserve"> </w:t>
      </w:r>
      <w:r w:rsidRPr="005D78A8">
        <w:rPr>
          <w:rFonts w:ascii="Times New Roman" w:hAnsi="Times New Roman" w:cs="Times New Roman"/>
          <w:sz w:val="24"/>
          <w:szCs w:val="24"/>
          <w:lang w:val="en-US"/>
        </w:rPr>
        <w:fldChar w:fldCharType="begin" w:fldLock="1"/>
      </w:r>
      <w:r w:rsidR="00323325">
        <w:rPr>
          <w:rFonts w:ascii="Times New Roman" w:hAnsi="Times New Roman" w:cs="Times New Roman"/>
          <w:sz w:val="24"/>
          <w:szCs w:val="24"/>
          <w:lang w:val="en-US"/>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http://www.mendeley.com/documents/?uuid=e2e04c3f-a764-49d7-92b2-5703b2084f46"]}],"mendeley":{"formattedCitation":"[19]","plainTextFormattedCitation":"[19]","previouslyFormattedCitation":"(19)"},"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323325" w:rsidRPr="00323325">
        <w:rPr>
          <w:rFonts w:ascii="Times New Roman" w:hAnsi="Times New Roman" w:cs="Times New Roman"/>
          <w:noProof/>
          <w:sz w:val="24"/>
          <w:szCs w:val="24"/>
          <w:lang w:val="en-US"/>
        </w:rPr>
        <w:t>[19]</w:t>
      </w:r>
      <w:r w:rsidRPr="005D78A8">
        <w:rPr>
          <w:rFonts w:ascii="Times New Roman" w:hAnsi="Times New Roman" w:cs="Times New Roman"/>
          <w:sz w:val="24"/>
          <w:szCs w:val="24"/>
        </w:rPr>
        <w:fldChar w:fldCharType="end"/>
      </w:r>
      <w:del w:id="135" w:author="ERAHEEM" w:date="2021-08-11T21:50:00Z">
        <w:r w:rsidR="00C72E8B" w:rsidRPr="005D78A8">
          <w:rPr>
            <w:rFonts w:ascii="Times New Roman" w:hAnsi="Times New Roman" w:cs="Times New Roman"/>
            <w:sz w:val="24"/>
            <w:szCs w:val="24"/>
            <w:lang w:val="en-US"/>
          </w:rPr>
          <w:delText>.</w:delText>
        </w:r>
      </w:del>
      <w:ins w:id="136" w:author="Microsoft account" w:date="2021-08-17T20:40:00Z">
        <w:r w:rsidR="006D5882">
          <w:rPr>
            <w:rFonts w:ascii="Times New Roman" w:hAnsi="Times New Roman" w:cs="Times New Roman"/>
            <w:sz w:val="24"/>
            <w:szCs w:val="24"/>
            <w:lang w:val="en-US"/>
          </w:rPr>
          <w:t xml:space="preserve">. </w:t>
        </w:r>
      </w:ins>
      <w:ins w:id="137" w:author="ERAHEEM" w:date="2021-08-11T21:50:00Z">
        <w:del w:id="138" w:author="Microsoft account" w:date="2021-08-17T20:40:00Z">
          <w:r w:rsidRPr="005D78A8" w:rsidDel="006D5882">
            <w:rPr>
              <w:rFonts w:ascii="Times New Roman" w:hAnsi="Times New Roman" w:cs="Times New Roman"/>
              <w:sz w:val="24"/>
              <w:szCs w:val="24"/>
              <w:lang w:val="en-US"/>
            </w:rPr>
            <w:delText xml:space="preserve"> [THERE ARE LOTS OF WORKS AVAILABLE. SEE https://scholar.google.com/scholar?hl=en&amp;as_sdt=0,34&amp;q=impact+of+temperature+on+covid+death].</w:delText>
          </w:r>
        </w:del>
      </w:ins>
      <w:del w:id="139" w:author="Microsoft account" w:date="2021-08-17T20:40:00Z">
        <w:r w:rsidRPr="005D78A8" w:rsidDel="006D5882">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As COVID-19 continuously spread</w:t>
      </w:r>
      <w:ins w:id="140" w:author="Microsoft account" w:date="2021-08-17T20:42:00Z">
        <w:r w:rsidR="006D5882">
          <w:rPr>
            <w:rFonts w:ascii="Times New Roman" w:hAnsi="Times New Roman" w:cs="Times New Roman"/>
            <w:sz w:val="24"/>
            <w:szCs w:val="24"/>
            <w:lang w:val="en-US"/>
          </w:rPr>
          <w:t xml:space="preserve"> </w:t>
        </w:r>
      </w:ins>
      <w:del w:id="141" w:author="Microsoft account" w:date="2021-08-17T20:42:00Z">
        <w:r w:rsidRPr="005D78A8" w:rsidDel="006D5882">
          <w:rPr>
            <w:rFonts w:ascii="Times New Roman" w:hAnsi="Times New Roman" w:cs="Times New Roman"/>
            <w:sz w:val="24"/>
            <w:szCs w:val="24"/>
            <w:lang w:val="en-US"/>
          </w:rPr>
          <w:delText xml:space="preserve"> rapidly </w:delText>
        </w:r>
      </w:del>
      <w:r w:rsidRPr="005D78A8">
        <w:rPr>
          <w:rFonts w:ascii="Times New Roman" w:hAnsi="Times New Roman" w:cs="Times New Roman"/>
          <w:sz w:val="24"/>
          <w:szCs w:val="24"/>
          <w:lang w:val="en-US"/>
        </w:rPr>
        <w:t>throughout Bangladesh, studying the relationshi</w:t>
      </w:r>
      <w:r>
        <w:rPr>
          <w:rFonts w:ascii="Times New Roman" w:hAnsi="Times New Roman" w:cs="Times New Roman"/>
          <w:sz w:val="24"/>
          <w:szCs w:val="24"/>
          <w:lang w:val="en-US"/>
        </w:rPr>
        <w:t>p</w:t>
      </w:r>
      <w:r w:rsidRPr="005D78A8">
        <w:rPr>
          <w:rFonts w:ascii="Times New Roman" w:hAnsi="Times New Roman" w:cs="Times New Roman"/>
          <w:sz w:val="24"/>
          <w:szCs w:val="24"/>
          <w:lang w:val="en-US"/>
        </w:rPr>
        <w:t xml:space="preserve"> between </w:t>
      </w:r>
      <w:r>
        <w:rPr>
          <w:rFonts w:ascii="Times New Roman" w:hAnsi="Times New Roman" w:cs="Times New Roman"/>
          <w:sz w:val="24"/>
          <w:szCs w:val="24"/>
        </w:rPr>
        <w:t>t</w:t>
      </w:r>
      <w:r w:rsidRPr="00E5303F">
        <w:rPr>
          <w:rFonts w:ascii="Times New Roman" w:hAnsi="Times New Roman" w:cs="Times New Roman"/>
          <w:sz w:val="24"/>
          <w:szCs w:val="24"/>
        </w:rPr>
        <w:t xml:space="preserve">he </w:t>
      </w:r>
      <w:del w:id="142" w:author="Microsoft account" w:date="2021-08-17T20:42:00Z">
        <w:r w:rsidRPr="00E5303F" w:rsidDel="006D5882">
          <w:rPr>
            <w:rFonts w:ascii="Times New Roman" w:hAnsi="Times New Roman" w:cs="Times New Roman"/>
            <w:sz w:val="24"/>
            <w:szCs w:val="24"/>
          </w:rPr>
          <w:delText>case fatality rate (</w:delText>
        </w:r>
      </w:del>
      <w:r w:rsidRPr="00E5303F">
        <w:rPr>
          <w:rFonts w:ascii="Times New Roman" w:hAnsi="Times New Roman" w:cs="Times New Roman"/>
          <w:sz w:val="24"/>
          <w:szCs w:val="24"/>
        </w:rPr>
        <w:t>CFR</w:t>
      </w:r>
      <w:del w:id="143" w:author="Microsoft account" w:date="2021-08-17T20:43:00Z">
        <w:r w:rsidRPr="00E5303F" w:rsidDel="006D5882">
          <w:rPr>
            <w:rFonts w:ascii="Times New Roman" w:hAnsi="Times New Roman" w:cs="Times New Roman"/>
            <w:sz w:val="24"/>
            <w:szCs w:val="24"/>
          </w:rPr>
          <w:delText>)</w:delText>
        </w:r>
      </w:del>
      <w:r>
        <w:rPr>
          <w:rFonts w:ascii="Times New Roman" w:hAnsi="Times New Roman" w:cs="Times New Roman"/>
          <w:sz w:val="24"/>
          <w:szCs w:val="24"/>
        </w:rPr>
        <w:t xml:space="preserve"> of </w:t>
      </w:r>
      <w:r w:rsidRPr="00E5303F">
        <w:rPr>
          <w:rFonts w:ascii="Times New Roman" w:hAnsi="Times New Roman" w:cs="Times New Roman"/>
          <w:sz w:val="24"/>
          <w:szCs w:val="24"/>
          <w:lang w:val="en-US"/>
        </w:rPr>
        <w:t>COVID-19</w:t>
      </w:r>
      <w:r>
        <w:rPr>
          <w:rFonts w:ascii="Times New Roman" w:hAnsi="Times New Roman" w:cs="Times New Roman"/>
          <w:sz w:val="24"/>
          <w:szCs w:val="24"/>
          <w:lang w:val="en-US"/>
        </w:rPr>
        <w:t xml:space="preserve"> and the </w:t>
      </w:r>
      <w:r w:rsidRPr="005D78A8">
        <w:rPr>
          <w:rFonts w:ascii="Times New Roman" w:hAnsi="Times New Roman" w:cs="Times New Roman"/>
          <w:sz w:val="24"/>
          <w:szCs w:val="24"/>
          <w:lang w:val="en-US"/>
        </w:rPr>
        <w:t>climatic variables</w:t>
      </w:r>
      <w:ins w:id="144" w:author="ERAHEEM" w:date="2021-08-11T21:50:00Z">
        <w:r w:rsidRPr="005D78A8">
          <w:rPr>
            <w:rFonts w:ascii="Times New Roman" w:hAnsi="Times New Roman" w:cs="Times New Roman"/>
            <w:sz w:val="24"/>
            <w:szCs w:val="24"/>
            <w:lang w:val="en-US"/>
          </w:rPr>
          <w:t>,</w:t>
        </w:r>
      </w:ins>
      <w:ins w:id="145" w:author="Microsoft account" w:date="2021-08-17T20:42:00Z">
        <w:r w:rsidR="006D5882">
          <w:rPr>
            <w:rFonts w:ascii="Times New Roman" w:hAnsi="Times New Roman" w:cs="Times New Roman"/>
            <w:sz w:val="24"/>
            <w:szCs w:val="24"/>
            <w:lang w:val="en-US"/>
          </w:rPr>
          <w:t xml:space="preserve"> </w:t>
        </w:r>
      </w:ins>
      <w:del w:id="146" w:author="Microsoft account" w:date="2021-08-17T20:42:00Z">
        <w:r w:rsidRPr="005D78A8" w:rsidDel="006D5882">
          <w:rPr>
            <w:rFonts w:ascii="Times New Roman" w:hAnsi="Times New Roman" w:cs="Times New Roman"/>
            <w:sz w:val="24"/>
            <w:szCs w:val="24"/>
            <w:lang w:val="en-US"/>
          </w:rPr>
          <w:delText xml:space="preserve"> especially temperature and COVID-19 spread</w:delText>
        </w:r>
      </w:del>
      <w:ins w:id="147" w:author="ERAHEEM" w:date="2021-08-11T21:50:00Z">
        <w:del w:id="148" w:author="Microsoft account" w:date="2021-08-17T20:42:00Z">
          <w:r w:rsidRPr="005D78A8" w:rsidDel="006D5882">
            <w:rPr>
              <w:rFonts w:ascii="Times New Roman" w:hAnsi="Times New Roman" w:cs="Times New Roman"/>
              <w:sz w:val="24"/>
              <w:szCs w:val="24"/>
              <w:lang w:val="en-US"/>
            </w:rPr>
            <w:delText>,</w:delText>
          </w:r>
        </w:del>
      </w:ins>
      <w:del w:id="149" w:author="Microsoft account" w:date="2021-08-17T20:42:00Z">
        <w:r w:rsidRPr="005D78A8" w:rsidDel="006D5882">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xml:space="preserve">could bring </w:t>
      </w:r>
      <w:del w:id="150" w:author="ERAHEEM" w:date="2021-08-11T21:50:00Z">
        <w:r w:rsidR="00C72E8B" w:rsidRPr="005D78A8">
          <w:rPr>
            <w:rFonts w:ascii="Times New Roman" w:hAnsi="Times New Roman" w:cs="Times New Roman"/>
            <w:sz w:val="24"/>
            <w:szCs w:val="24"/>
            <w:lang w:val="en-US"/>
          </w:rPr>
          <w:delText>useful</w:delText>
        </w:r>
      </w:del>
      <w:ins w:id="151" w:author="ERAHEEM" w:date="2021-08-11T21:50:00Z">
        <w:r w:rsidRPr="005D78A8">
          <w:rPr>
            <w:rFonts w:ascii="Times New Roman" w:hAnsi="Times New Roman" w:cs="Times New Roman"/>
            <w:sz w:val="24"/>
            <w:szCs w:val="24"/>
            <w:lang w:val="en-US"/>
          </w:rPr>
          <w:t>valuable</w:t>
        </w:r>
      </w:ins>
      <w:r w:rsidRPr="005D78A8">
        <w:rPr>
          <w:rFonts w:ascii="Times New Roman" w:hAnsi="Times New Roman" w:cs="Times New Roman"/>
          <w:sz w:val="24"/>
          <w:szCs w:val="24"/>
          <w:lang w:val="en-US"/>
        </w:rPr>
        <w:t xml:space="preserve"> recommendations in the upcoming months for </w:t>
      </w:r>
      <w:r w:rsidR="00E450EF">
        <w:rPr>
          <w:rFonts w:ascii="Times New Roman" w:hAnsi="Times New Roman" w:cs="Times New Roman"/>
          <w:sz w:val="24"/>
          <w:szCs w:val="24"/>
          <w:lang w:val="en-US"/>
        </w:rPr>
        <w:t>policy</w:t>
      </w:r>
      <w:r w:rsidRPr="005D78A8">
        <w:rPr>
          <w:rFonts w:ascii="Times New Roman" w:hAnsi="Times New Roman" w:cs="Times New Roman"/>
          <w:sz w:val="24"/>
          <w:szCs w:val="24"/>
          <w:lang w:val="en-US"/>
        </w:rPr>
        <w:t>-makers and the public.</w:t>
      </w:r>
      <w:r>
        <w:rPr>
          <w:rFonts w:ascii="Times New Roman" w:hAnsi="Times New Roman" w:cs="Times New Roman"/>
          <w:sz w:val="24"/>
          <w:szCs w:val="24"/>
          <w:lang w:val="en-US"/>
        </w:rPr>
        <w:t xml:space="preserve"> </w:t>
      </w:r>
      <w:del w:id="152" w:author="Microsoft account" w:date="2021-08-17T20:43:00Z">
        <w:r w:rsidRPr="005D78A8" w:rsidDel="006D5882">
          <w:rPr>
            <w:rFonts w:ascii="Times New Roman" w:hAnsi="Times New Roman" w:cs="Times New Roman"/>
            <w:sz w:val="24"/>
            <w:szCs w:val="24"/>
            <w:lang w:val="en-US"/>
          </w:rPr>
          <w:delText xml:space="preserve">Here we study </w:delText>
        </w:r>
        <w:r w:rsidR="005D78A8" w:rsidRPr="005D78A8" w:rsidDel="006D5882">
          <w:rPr>
            <w:rFonts w:ascii="Times New Roman" w:hAnsi="Times New Roman" w:cs="Times New Roman"/>
            <w:sz w:val="24"/>
            <w:szCs w:val="24"/>
            <w:lang w:val="en-US"/>
          </w:rPr>
          <w:delText xml:space="preserve">to find out </w:delText>
        </w:r>
        <w:r w:rsidRPr="005D78A8" w:rsidDel="006D5882">
          <w:rPr>
            <w:rFonts w:ascii="Times New Roman" w:hAnsi="Times New Roman" w:cs="Times New Roman"/>
            <w:sz w:val="24"/>
            <w:szCs w:val="24"/>
            <w:lang w:val="en-US"/>
          </w:rPr>
          <w:delText xml:space="preserve">the </w:delText>
        </w:r>
        <w:r w:rsidR="005D78A8" w:rsidRPr="005D78A8" w:rsidDel="006D5882">
          <w:rPr>
            <w:rFonts w:ascii="Times New Roman" w:hAnsi="Times New Roman" w:cs="Times New Roman"/>
            <w:sz w:val="24"/>
            <w:szCs w:val="24"/>
            <w:lang w:val="en-US"/>
          </w:rPr>
          <w:delText>relation</w:delText>
        </w:r>
      </w:del>
      <w:ins w:id="153" w:author="ERAHEEM" w:date="2021-08-11T21:50:00Z">
        <w:del w:id="154" w:author="Microsoft account" w:date="2021-08-17T20:43:00Z">
          <w:r w:rsidRPr="005D78A8" w:rsidDel="006D5882">
            <w:rPr>
              <w:rFonts w:ascii="Times New Roman" w:hAnsi="Times New Roman" w:cs="Times New Roman"/>
              <w:sz w:val="24"/>
              <w:szCs w:val="24"/>
              <w:lang w:val="en-US"/>
            </w:rPr>
            <w:delText>relationship</w:delText>
          </w:r>
        </w:del>
      </w:ins>
      <w:del w:id="155" w:author="Microsoft account" w:date="2021-08-17T20:43:00Z">
        <w:r w:rsidRPr="005D78A8" w:rsidDel="006D5882">
          <w:rPr>
            <w:rFonts w:ascii="Times New Roman" w:hAnsi="Times New Roman" w:cs="Times New Roman"/>
            <w:sz w:val="24"/>
            <w:szCs w:val="24"/>
            <w:lang w:val="en-US"/>
          </w:rPr>
          <w:delText xml:space="preserve"> between </w:delText>
        </w:r>
        <w:r w:rsidR="005D78A8" w:rsidRPr="005D78A8" w:rsidDel="006D5882">
          <w:rPr>
            <w:rFonts w:ascii="Times New Roman" w:hAnsi="Times New Roman" w:cs="Times New Roman"/>
            <w:sz w:val="24"/>
            <w:szCs w:val="24"/>
            <w:lang w:val="en-US"/>
          </w:rPr>
          <w:delText xml:space="preserve">the </w:delText>
        </w:r>
        <w:r w:rsidRPr="005D78A8" w:rsidDel="006D5882">
          <w:rPr>
            <w:rFonts w:ascii="Times New Roman" w:hAnsi="Times New Roman" w:cs="Times New Roman"/>
            <w:sz w:val="24"/>
            <w:szCs w:val="24"/>
            <w:lang w:val="en-US"/>
          </w:rPr>
          <w:delText xml:space="preserve">temperature and </w:delText>
        </w:r>
        <w:r w:rsidR="005D78A8" w:rsidRPr="005D78A8" w:rsidDel="006D5882">
          <w:rPr>
            <w:rFonts w:ascii="Times New Roman" w:hAnsi="Times New Roman" w:cs="Times New Roman"/>
            <w:sz w:val="24"/>
            <w:szCs w:val="24"/>
            <w:lang w:val="en-US"/>
          </w:rPr>
          <w:delText xml:space="preserve">the </w:delText>
        </w:r>
        <w:r w:rsidR="009A7EF3" w:rsidDel="006D5882">
          <w:rPr>
            <w:rFonts w:ascii="Times New Roman" w:hAnsi="Times New Roman" w:cs="Times New Roman"/>
            <w:sz w:val="24"/>
            <w:szCs w:val="24"/>
            <w:lang w:val="en-US"/>
          </w:rPr>
          <w:delText>mortality</w:delText>
        </w:r>
        <w:r w:rsidRPr="005D78A8" w:rsidDel="006D5882">
          <w:rPr>
            <w:rFonts w:ascii="Times New Roman" w:hAnsi="Times New Roman" w:cs="Times New Roman"/>
            <w:sz w:val="24"/>
            <w:szCs w:val="24"/>
            <w:lang w:val="en-US"/>
          </w:rPr>
          <w:delText xml:space="preserve"> </w:delText>
        </w:r>
        <w:r w:rsidR="00F52B8A" w:rsidDel="006D5882">
          <w:rPr>
            <w:rFonts w:ascii="Times New Roman" w:hAnsi="Times New Roman" w:cs="Times New Roman"/>
            <w:sz w:val="24"/>
            <w:szCs w:val="24"/>
            <w:lang w:val="en-US"/>
          </w:rPr>
          <w:delText>due to</w:delText>
        </w:r>
        <w:r w:rsidR="00F52B8A" w:rsidRPr="005D78A8" w:rsidDel="006D5882">
          <w:rPr>
            <w:rFonts w:ascii="Times New Roman" w:hAnsi="Times New Roman" w:cs="Times New Roman"/>
            <w:sz w:val="24"/>
            <w:szCs w:val="24"/>
            <w:lang w:val="en-US"/>
          </w:rPr>
          <w:delText xml:space="preserve"> </w:delText>
        </w:r>
        <w:r w:rsidRPr="005D78A8" w:rsidDel="006D5882">
          <w:rPr>
            <w:rFonts w:ascii="Times New Roman" w:hAnsi="Times New Roman" w:cs="Times New Roman"/>
            <w:sz w:val="24"/>
            <w:szCs w:val="24"/>
            <w:lang w:val="en-US"/>
          </w:rPr>
          <w:delText>coronavirus</w:delText>
        </w:r>
        <w:r w:rsidR="00D73113" w:rsidDel="006D5882">
          <w:rPr>
            <w:rFonts w:ascii="Times New Roman" w:hAnsi="Times New Roman" w:cs="Times New Roman"/>
            <w:sz w:val="24"/>
            <w:szCs w:val="24"/>
            <w:lang w:val="en-US"/>
          </w:rPr>
          <w:delText xml:space="preserve"> infection</w:delText>
        </w:r>
        <w:r w:rsidRPr="005D78A8" w:rsidDel="006D5882">
          <w:rPr>
            <w:rFonts w:ascii="Times New Roman" w:hAnsi="Times New Roman" w:cs="Times New Roman"/>
            <w:sz w:val="24"/>
            <w:szCs w:val="24"/>
            <w:lang w:val="en-US"/>
          </w:rPr>
          <w:delText xml:space="preserve"> in Bangladesh</w:delText>
        </w:r>
      </w:del>
      <w:del w:id="156" w:author="Microsoft account" w:date="2021-08-17T20:42:00Z">
        <w:r w:rsidRPr="005D78A8" w:rsidDel="006D5882">
          <w:rPr>
            <w:rFonts w:ascii="Times New Roman" w:hAnsi="Times New Roman" w:cs="Times New Roman"/>
            <w:sz w:val="24"/>
            <w:szCs w:val="24"/>
            <w:lang w:val="en-US"/>
          </w:rPr>
          <w:delText xml:space="preserve">. Because </w:delText>
        </w:r>
        <w:r w:rsidR="005D78A8" w:rsidRPr="005D78A8" w:rsidDel="006D5882">
          <w:rPr>
            <w:rFonts w:ascii="Times New Roman" w:hAnsi="Times New Roman" w:cs="Times New Roman"/>
            <w:sz w:val="24"/>
            <w:szCs w:val="24"/>
            <w:lang w:val="en-US"/>
          </w:rPr>
          <w:delText xml:space="preserve">the </w:delText>
        </w:r>
        <w:r w:rsidRPr="005D78A8" w:rsidDel="006D5882">
          <w:rPr>
            <w:rFonts w:ascii="Times New Roman" w:hAnsi="Times New Roman" w:cs="Times New Roman"/>
            <w:sz w:val="24"/>
            <w:szCs w:val="24"/>
            <w:lang w:val="en-US"/>
          </w:rPr>
          <w:delText>temperature is one of the vital elements in climates</w:delText>
        </w:r>
        <w:r w:rsidR="005D78A8" w:rsidRPr="005D78A8" w:rsidDel="006D5882">
          <w:rPr>
            <w:rFonts w:ascii="Times New Roman" w:hAnsi="Times New Roman" w:cs="Times New Roman"/>
            <w:sz w:val="24"/>
            <w:szCs w:val="24"/>
            <w:lang w:val="en-US"/>
          </w:rPr>
          <w:delText xml:space="preserve"> and</w:delText>
        </w:r>
      </w:del>
      <w:ins w:id="157" w:author="ERAHEEM" w:date="2021-08-11T21:50:00Z">
        <w:del w:id="158" w:author="Microsoft account" w:date="2021-08-17T20:42:00Z">
          <w:r w:rsidRPr="005D78A8" w:rsidDel="006D5882">
            <w:rPr>
              <w:rFonts w:ascii="Times New Roman" w:hAnsi="Times New Roman" w:cs="Times New Roman"/>
              <w:sz w:val="24"/>
              <w:szCs w:val="24"/>
              <w:lang w:val="en-US"/>
            </w:rPr>
            <w:delText>,</w:delText>
          </w:r>
        </w:del>
      </w:ins>
      <w:del w:id="159" w:author="Microsoft account" w:date="2021-08-17T20:42:00Z">
        <w:r w:rsidRPr="005D78A8" w:rsidDel="006D5882">
          <w:rPr>
            <w:rFonts w:ascii="Times New Roman" w:hAnsi="Times New Roman" w:cs="Times New Roman"/>
            <w:sz w:val="24"/>
            <w:szCs w:val="24"/>
            <w:lang w:val="en-US"/>
          </w:rPr>
          <w:delText xml:space="preserve"> no study</w:delText>
        </w:r>
        <w:r w:rsidR="008A7431" w:rsidDel="006D5882">
          <w:rPr>
            <w:rFonts w:ascii="Times New Roman" w:hAnsi="Times New Roman" w:cs="Times New Roman"/>
            <w:sz w:val="24"/>
            <w:szCs w:val="24"/>
            <w:lang w:val="en-US"/>
          </w:rPr>
          <w:delText xml:space="preserve"> had been conducted</w:delText>
        </w:r>
        <w:r w:rsidRPr="005D78A8" w:rsidDel="006D5882">
          <w:rPr>
            <w:rFonts w:ascii="Times New Roman" w:hAnsi="Times New Roman" w:cs="Times New Roman"/>
            <w:sz w:val="24"/>
            <w:szCs w:val="24"/>
            <w:lang w:val="en-US"/>
          </w:rPr>
          <w:delText xml:space="preserve"> </w:delText>
        </w:r>
        <w:r w:rsidR="00AB377F" w:rsidDel="006D5882">
          <w:rPr>
            <w:rFonts w:ascii="Times New Roman" w:hAnsi="Times New Roman" w:cs="Times New Roman"/>
            <w:sz w:val="24"/>
            <w:szCs w:val="24"/>
            <w:lang w:val="en-US"/>
          </w:rPr>
          <w:delText>on</w:delText>
        </w:r>
        <w:r w:rsidRPr="005D78A8" w:rsidDel="006D5882">
          <w:rPr>
            <w:rFonts w:ascii="Times New Roman" w:hAnsi="Times New Roman" w:cs="Times New Roman"/>
            <w:sz w:val="24"/>
            <w:szCs w:val="24"/>
            <w:lang w:val="en-US"/>
          </w:rPr>
          <w:delText xml:space="preserve"> </w:delText>
        </w:r>
        <w:r w:rsidR="005D78A8" w:rsidRPr="005D78A8" w:rsidDel="006D5882">
          <w:rPr>
            <w:rFonts w:ascii="Times New Roman" w:hAnsi="Times New Roman" w:cs="Times New Roman"/>
            <w:sz w:val="24"/>
            <w:szCs w:val="24"/>
            <w:lang w:val="en-US"/>
          </w:rPr>
          <w:delText xml:space="preserve"> </w:delText>
        </w:r>
        <w:r w:rsidRPr="005D78A8" w:rsidDel="006D5882">
          <w:rPr>
            <w:rFonts w:ascii="Times New Roman" w:hAnsi="Times New Roman" w:cs="Times New Roman"/>
            <w:sz w:val="24"/>
            <w:szCs w:val="24"/>
            <w:lang w:val="en-US"/>
          </w:rPr>
          <w:delText xml:space="preserve">the relationship between temperature and spreading </w:delText>
        </w:r>
        <w:r w:rsidR="005D78A8" w:rsidRPr="005D78A8" w:rsidDel="006D5882">
          <w:rPr>
            <w:rFonts w:ascii="Times New Roman" w:hAnsi="Times New Roman" w:cs="Times New Roman"/>
            <w:sz w:val="24"/>
            <w:szCs w:val="24"/>
            <w:lang w:val="en-US"/>
          </w:rPr>
          <w:delText xml:space="preserve">of </w:delText>
        </w:r>
        <w:r w:rsidRPr="005D78A8" w:rsidDel="006D5882">
          <w:rPr>
            <w:rFonts w:ascii="Times New Roman" w:hAnsi="Times New Roman" w:cs="Times New Roman"/>
            <w:sz w:val="24"/>
            <w:szCs w:val="24"/>
            <w:lang w:val="en-US"/>
          </w:rPr>
          <w:delText>coronavirus</w:delText>
        </w:r>
        <w:r w:rsidR="005D78A8" w:rsidRPr="005D78A8" w:rsidDel="006D5882">
          <w:rPr>
            <w:rFonts w:ascii="Times New Roman" w:hAnsi="Times New Roman" w:cs="Times New Roman"/>
            <w:sz w:val="24"/>
            <w:szCs w:val="24"/>
            <w:lang w:val="en-US"/>
          </w:rPr>
          <w:delText>.</w:delText>
        </w:r>
      </w:del>
      <w:ins w:id="160" w:author="ERAHEEM" w:date="2021-08-11T21:50:00Z">
        <w:del w:id="161" w:author="Microsoft account" w:date="2021-08-17T20:42:00Z">
          <w:r w:rsidRPr="005D78A8" w:rsidDel="006D5882">
            <w:rPr>
              <w:rFonts w:ascii="Times New Roman" w:hAnsi="Times New Roman" w:cs="Times New Roman"/>
              <w:sz w:val="24"/>
              <w:szCs w:val="24"/>
              <w:lang w:val="en-US"/>
            </w:rPr>
            <w:delText xml:space="preserve"> [THIS IS AN INCORRECT CLAIM. THERE ARE MANY STUDIES AVAILABLE IN THE LITERATURE]</w:delText>
          </w:r>
        </w:del>
        <w:del w:id="162" w:author="Microsoft account" w:date="2021-08-17T20:43:00Z">
          <w:r w:rsidRPr="005D78A8" w:rsidDel="006D5882">
            <w:rPr>
              <w:rFonts w:ascii="Times New Roman" w:hAnsi="Times New Roman" w:cs="Times New Roman"/>
              <w:sz w:val="24"/>
              <w:szCs w:val="24"/>
              <w:lang w:val="en-US"/>
            </w:rPr>
            <w:delText>.</w:delText>
          </w:r>
        </w:del>
      </w:ins>
      <w:del w:id="163" w:author="Microsoft account" w:date="2021-08-17T20:43:00Z">
        <w:r w:rsidRPr="005D78A8" w:rsidDel="006D5882">
          <w:rPr>
            <w:rFonts w:ascii="Times New Roman" w:hAnsi="Times New Roman" w:cs="Times New Roman"/>
            <w:sz w:val="24"/>
            <w:szCs w:val="24"/>
            <w:lang w:val="en-US"/>
          </w:rPr>
          <w:delText xml:space="preserve"> </w:delText>
        </w:r>
      </w:del>
      <w:r w:rsidRPr="005D78A8">
        <w:rPr>
          <w:rFonts w:ascii="Times New Roman" w:hAnsi="Times New Roman" w:cs="Times New Roman"/>
          <w:sz w:val="24"/>
          <w:szCs w:val="24"/>
          <w:lang w:val="en-US"/>
        </w:rPr>
        <w:t xml:space="preserve">We analyzed the data between </w:t>
      </w:r>
      <w:r w:rsidRPr="006D5882">
        <w:rPr>
          <w:rFonts w:ascii="Times New Roman" w:hAnsi="Times New Roman" w:cs="Times New Roman"/>
          <w:sz w:val="24"/>
          <w:szCs w:val="24"/>
          <w:highlight w:val="yellow"/>
          <w:lang w:val="en-US"/>
          <w:rPrChange w:id="164" w:author="Microsoft account" w:date="2021-08-17T20:49:00Z">
            <w:rPr>
              <w:rFonts w:ascii="Times New Roman" w:hAnsi="Times New Roman" w:cs="Times New Roman"/>
              <w:sz w:val="24"/>
              <w:szCs w:val="24"/>
              <w:lang w:val="en-US"/>
            </w:rPr>
          </w:rPrChange>
        </w:rPr>
        <w:t>April 8, 2020, to December 12, 2020</w:t>
      </w:r>
      <w:r w:rsidRPr="005D78A8">
        <w:rPr>
          <w:rFonts w:ascii="Times New Roman" w:hAnsi="Times New Roman" w:cs="Times New Roman"/>
          <w:sz w:val="24"/>
          <w:szCs w:val="24"/>
          <w:lang w:val="en-US"/>
        </w:rPr>
        <w:t xml:space="preserve">, and find out the affecting rate depending on the </w:t>
      </w:r>
      <w:ins w:id="165" w:author="Microsoft account" w:date="2021-08-17T22:33:00Z">
        <w:r w:rsidR="00FC257C">
          <w:rPr>
            <w:rFonts w:ascii="Times New Roman" w:hAnsi="Times New Roman" w:cs="Times New Roman"/>
            <w:sz w:val="24"/>
            <w:szCs w:val="24"/>
            <w:lang w:val="en-US"/>
          </w:rPr>
          <w:t>weather variables</w:t>
        </w:r>
      </w:ins>
      <w:del w:id="166" w:author="Microsoft account" w:date="2021-08-17T22:33:00Z">
        <w:r w:rsidRPr="005D78A8" w:rsidDel="00FC257C">
          <w:rPr>
            <w:rFonts w:ascii="Times New Roman" w:hAnsi="Times New Roman" w:cs="Times New Roman"/>
            <w:sz w:val="24"/>
            <w:szCs w:val="24"/>
            <w:lang w:val="en-US"/>
          </w:rPr>
          <w:delText>temperature</w:delText>
        </w:r>
      </w:del>
      <w:r w:rsidRPr="005D78A8">
        <w:rPr>
          <w:rFonts w:ascii="Times New Roman" w:hAnsi="Times New Roman" w:cs="Times New Roman"/>
          <w:sz w:val="24"/>
          <w:szCs w:val="24"/>
          <w:lang w:val="en-US"/>
        </w:rPr>
        <w:t xml:space="preserve"> in Bangladesh. The </w:t>
      </w:r>
      <w:ins w:id="167" w:author="ERAHEEM" w:date="2021-08-11T21:50:00Z">
        <w:r w:rsidRPr="005D78A8">
          <w:rPr>
            <w:rFonts w:ascii="Times New Roman" w:hAnsi="Times New Roman" w:cs="Times New Roman"/>
            <w:sz w:val="24"/>
            <w:szCs w:val="24"/>
            <w:lang w:val="en-US"/>
          </w:rPr>
          <w:t xml:space="preserve">present study's </w:t>
        </w:r>
      </w:ins>
      <w:r w:rsidRPr="005D78A8">
        <w:rPr>
          <w:rFonts w:ascii="Times New Roman" w:hAnsi="Times New Roman" w:cs="Times New Roman"/>
          <w:sz w:val="24"/>
          <w:szCs w:val="24"/>
          <w:lang w:val="en-US"/>
        </w:rPr>
        <w:t xml:space="preserve">findings </w:t>
      </w:r>
      <w:del w:id="168" w:author="ERAHEEM" w:date="2021-08-11T21:50:00Z">
        <w:r w:rsidR="005D78A8" w:rsidRPr="005D78A8">
          <w:rPr>
            <w:rFonts w:ascii="Times New Roman" w:hAnsi="Times New Roman" w:cs="Times New Roman"/>
            <w:sz w:val="24"/>
            <w:szCs w:val="24"/>
            <w:lang w:val="en-US"/>
          </w:rPr>
          <w:delText xml:space="preserve">of the present study </w:delText>
        </w:r>
      </w:del>
      <w:r w:rsidRPr="005D78A8">
        <w:rPr>
          <w:rFonts w:ascii="Times New Roman" w:hAnsi="Times New Roman" w:cs="Times New Roman"/>
          <w:sz w:val="24"/>
          <w:szCs w:val="24"/>
          <w:lang w:val="en-US"/>
        </w:rPr>
        <w:t xml:space="preserve">will add more </w:t>
      </w:r>
      <w:del w:id="169" w:author="ERAHEEM" w:date="2021-08-11T21:50:00Z">
        <w:r w:rsidR="005D78A8" w:rsidRPr="005D78A8">
          <w:rPr>
            <w:rFonts w:ascii="Times New Roman" w:hAnsi="Times New Roman" w:cs="Times New Roman"/>
            <w:sz w:val="24"/>
            <w:szCs w:val="24"/>
            <w:lang w:val="en-US"/>
          </w:rPr>
          <w:delText xml:space="preserve">knowledge into the </w:delText>
        </w:r>
      </w:del>
      <w:r w:rsidRPr="005D78A8">
        <w:rPr>
          <w:rFonts w:ascii="Times New Roman" w:hAnsi="Times New Roman" w:cs="Times New Roman"/>
          <w:sz w:val="24"/>
          <w:szCs w:val="24"/>
          <w:lang w:val="en-US"/>
        </w:rPr>
        <w:t>evidence on the climatic implications of COVID-19 from a megacity of</w:t>
      </w:r>
      <w:ins w:id="170" w:author="ERAHEEM" w:date="2021-08-11T21:50:00Z">
        <w:r w:rsidRPr="005D78A8">
          <w:rPr>
            <w:rFonts w:ascii="Times New Roman" w:hAnsi="Times New Roman" w:cs="Times New Roman"/>
            <w:sz w:val="24"/>
            <w:szCs w:val="24"/>
            <w:lang w:val="en-US"/>
          </w:rPr>
          <w:t xml:space="preserve"> a</w:t>
        </w:r>
      </w:ins>
      <w:r w:rsidRPr="005D78A8">
        <w:rPr>
          <w:rFonts w:ascii="Times New Roman" w:hAnsi="Times New Roman" w:cs="Times New Roman"/>
          <w:sz w:val="24"/>
          <w:szCs w:val="24"/>
          <w:lang w:val="en-US"/>
        </w:rPr>
        <w:t xml:space="preserve"> developing country context</w:t>
      </w:r>
      <w:r w:rsidRPr="005D78A8">
        <w:rPr>
          <w:rFonts w:ascii="Times New Roman" w:hAnsi="Times New Roman" w:cs="Times New Roman"/>
          <w:b/>
          <w:bCs/>
          <w:sz w:val="24"/>
          <w:szCs w:val="24"/>
          <w:lang w:val="en-US"/>
        </w:rPr>
        <w:t>.</w:t>
      </w:r>
    </w:p>
    <w:p w14:paraId="5D44F3AD" w14:textId="77777777" w:rsidR="005D78A8" w:rsidRPr="005D78A8" w:rsidRDefault="005D78A8" w:rsidP="001810E8">
      <w:pPr>
        <w:spacing w:after="0" w:line="240" w:lineRule="auto"/>
        <w:jc w:val="both"/>
        <w:rPr>
          <w:rFonts w:ascii="Times New Roman" w:hAnsi="Times New Roman" w:cs="Times New Roman"/>
          <w:b/>
          <w:bCs/>
          <w:sz w:val="24"/>
          <w:szCs w:val="24"/>
        </w:rPr>
      </w:pPr>
    </w:p>
    <w:p w14:paraId="394522E4" w14:textId="77777777" w:rsidR="00AC1851" w:rsidRPr="005D78A8" w:rsidRDefault="00282C34"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Methods</w:t>
      </w:r>
    </w:p>
    <w:p w14:paraId="2C586603" w14:textId="48586FBE" w:rsidR="00AC1851" w:rsidRPr="005D78A8" w:rsidRDefault="00282C34" w:rsidP="001810E8">
      <w:pPr>
        <w:spacing w:after="0" w:line="240" w:lineRule="auto"/>
        <w:jc w:val="both"/>
        <w:rPr>
          <w:rFonts w:ascii="Times New Roman" w:hAnsi="Times New Roman" w:cs="Times New Roman"/>
          <w:bCs/>
          <w:sz w:val="24"/>
          <w:szCs w:val="24"/>
        </w:rPr>
      </w:pPr>
      <w:bookmarkStart w:id="171" w:name="_Hlk63244379"/>
      <w:r w:rsidRPr="005D78A8">
        <w:rPr>
          <w:rFonts w:ascii="Times New Roman" w:hAnsi="Times New Roman" w:cs="Times New Roman"/>
          <w:sz w:val="24"/>
          <w:szCs w:val="24"/>
        </w:rPr>
        <w:t xml:space="preserve">Here, </w:t>
      </w:r>
      <w:r w:rsidRPr="008738A4">
        <w:rPr>
          <w:rFonts w:ascii="Times New Roman" w:hAnsi="Times New Roman" w:cs="Times New Roman"/>
          <w:sz w:val="24"/>
          <w:szCs w:val="24"/>
        </w:rPr>
        <w:t xml:space="preserve">we used </w:t>
      </w:r>
      <w:r w:rsidR="0062116D" w:rsidRPr="008738A4">
        <w:rPr>
          <w:rFonts w:ascii="Times New Roman" w:hAnsi="Times New Roman" w:cs="Times New Roman"/>
          <w:sz w:val="24"/>
          <w:szCs w:val="24"/>
        </w:rPr>
        <w:t>five</w:t>
      </w:r>
      <w:del w:id="172" w:author="ERAHEEM" w:date="2021-08-11T21:50:00Z">
        <w:r w:rsidR="00AC1851" w:rsidRPr="008738A4">
          <w:rPr>
            <w:rFonts w:ascii="Times New Roman" w:hAnsi="Times New Roman" w:cs="Times New Roman"/>
            <w:sz w:val="24"/>
            <w:szCs w:val="24"/>
          </w:rPr>
          <w:delText xml:space="preserve"> </w:delText>
        </w:r>
      </w:del>
      <w:ins w:id="173" w:author="ERAHEEM" w:date="2021-08-11T21:50:00Z">
        <w:r w:rsidR="0062116D" w:rsidRPr="008738A4">
          <w:rPr>
            <w:rFonts w:ascii="Times New Roman" w:hAnsi="Times New Roman" w:cs="Times New Roman"/>
            <w:sz w:val="24"/>
            <w:szCs w:val="24"/>
          </w:rPr>
          <w:t>-</w:t>
        </w:r>
      </w:ins>
      <w:r w:rsidR="0062116D" w:rsidRPr="008738A4">
        <w:rPr>
          <w:rFonts w:ascii="Times New Roman" w:hAnsi="Times New Roman" w:cs="Times New Roman"/>
          <w:sz w:val="24"/>
          <w:szCs w:val="24"/>
        </w:rPr>
        <w:t xml:space="preserve">time series </w:t>
      </w:r>
      <w:r w:rsidR="00E31135" w:rsidRPr="008738A4">
        <w:rPr>
          <w:rFonts w:ascii="Times New Roman" w:hAnsi="Times New Roman" w:cs="Times New Roman"/>
          <w:sz w:val="24"/>
          <w:szCs w:val="24"/>
        </w:rPr>
        <w:t>(i.e.</w:t>
      </w:r>
      <w:r w:rsidR="00E31135" w:rsidRPr="008738A4">
        <w:rPr>
          <w:rFonts w:ascii="Times New Roman" w:eastAsia="Calibri" w:hAnsi="Times New Roman" w:cs="Times New Roman"/>
          <w:bCs/>
          <w:iCs/>
          <w:color w:val="000000"/>
          <w:sz w:val="24"/>
          <w:szCs w:val="24"/>
        </w:rPr>
        <w:t xml:space="preserve"> </w:t>
      </w:r>
      <w:r w:rsidR="00E31135" w:rsidRPr="008738A4">
        <w:rPr>
          <w:rFonts w:ascii="Times New Roman" w:hAnsi="Times New Roman" w:cs="Times New Roman"/>
          <w:bCs/>
          <w:iCs/>
          <w:sz w:val="24"/>
          <w:szCs w:val="24"/>
        </w:rPr>
        <w:t xml:space="preserve">Simple Exponential Smoothing (SES), Auto-Regressive Integrated Moving Average (ARIMA), Autoregressive Integrated Moving Average with Explanatory Variables (ARIMAX), Bayesian Structural Time Series (BSTS), Automatic forecasting time-series model (Prophet)) </w:t>
      </w:r>
      <w:r w:rsidR="0062116D" w:rsidRPr="008738A4">
        <w:rPr>
          <w:rFonts w:ascii="Times New Roman" w:hAnsi="Times New Roman" w:cs="Times New Roman"/>
          <w:sz w:val="24"/>
          <w:szCs w:val="24"/>
        </w:rPr>
        <w:t>and two trending analysis</w:t>
      </w:r>
      <w:r w:rsidR="00E31135" w:rsidRPr="008738A4">
        <w:rPr>
          <w:rFonts w:ascii="Times New Roman" w:hAnsi="Times New Roman" w:cs="Times New Roman"/>
          <w:bCs/>
          <w:iCs/>
          <w:sz w:val="24"/>
          <w:szCs w:val="24"/>
        </w:rPr>
        <w:t xml:space="preserve"> (</w:t>
      </w:r>
      <w:r w:rsidR="00E31135" w:rsidRPr="008738A4">
        <w:rPr>
          <w:rFonts w:ascii="Times New Roman" w:hAnsi="Times New Roman" w:cs="Times New Roman"/>
          <w:sz w:val="24"/>
          <w:szCs w:val="24"/>
        </w:rPr>
        <w:t>i.e.</w:t>
      </w:r>
      <w:r w:rsidR="00E31135" w:rsidRPr="008738A4">
        <w:rPr>
          <w:rFonts w:ascii="Times New Roman" w:eastAsia="Calibri" w:hAnsi="Times New Roman" w:cs="Times New Roman"/>
          <w:bCs/>
          <w:iCs/>
          <w:color w:val="000000"/>
          <w:sz w:val="24"/>
          <w:szCs w:val="24"/>
        </w:rPr>
        <w:t xml:space="preserve"> </w:t>
      </w:r>
      <w:r w:rsidR="000D7BB6" w:rsidRPr="008738A4">
        <w:rPr>
          <w:rFonts w:ascii="Times New Roman" w:hAnsi="Times New Roman" w:cs="Times New Roman"/>
          <w:bCs/>
          <w:iCs/>
          <w:sz w:val="24"/>
          <w:szCs w:val="24"/>
        </w:rPr>
        <w:t>Mann-Kendall (M-K) trend and Sen’s slope</w:t>
      </w:r>
      <w:r w:rsidR="00E31135" w:rsidRPr="008738A4">
        <w:rPr>
          <w:rFonts w:ascii="Times New Roman" w:hAnsi="Times New Roman" w:cs="Times New Roman"/>
          <w:bCs/>
          <w:iCs/>
          <w:sz w:val="24"/>
          <w:szCs w:val="24"/>
        </w:rPr>
        <w:t>)</w:t>
      </w:r>
      <w:r w:rsidR="00FD73F7" w:rsidRPr="008738A4">
        <w:rPr>
          <w:rFonts w:ascii="Times New Roman" w:hAnsi="Times New Roman" w:cs="Times New Roman"/>
          <w:bCs/>
          <w:iCs/>
          <w:sz w:val="24"/>
          <w:szCs w:val="24"/>
        </w:rPr>
        <w:t xml:space="preserve"> </w:t>
      </w:r>
      <w:r w:rsidR="000361D7" w:rsidRPr="008738A4">
        <w:rPr>
          <w:rFonts w:ascii="Times New Roman" w:hAnsi="Times New Roman" w:cs="Times New Roman"/>
          <w:bCs/>
          <w:iCs/>
          <w:sz w:val="24"/>
          <w:szCs w:val="24"/>
        </w:rPr>
        <w:t xml:space="preserve">model </w:t>
      </w:r>
      <w:r w:rsidR="00D5618F" w:rsidRPr="008738A4">
        <w:rPr>
          <w:rFonts w:ascii="Times New Roman" w:hAnsi="Times New Roman" w:cs="Times New Roman"/>
          <w:bCs/>
          <w:iCs/>
          <w:sz w:val="24"/>
          <w:szCs w:val="24"/>
        </w:rPr>
        <w:t xml:space="preserve">to identify the trend of </w:t>
      </w:r>
      <w:r w:rsidR="00FD73F7" w:rsidRPr="008738A4">
        <w:rPr>
          <w:rFonts w:ascii="Times New Roman" w:hAnsi="Times New Roman" w:cs="Times New Roman"/>
          <w:bCs/>
          <w:iCs/>
          <w:sz w:val="24"/>
          <w:szCs w:val="24"/>
        </w:rPr>
        <w:t>CFR for COVID-19 in Bangladesh</w:t>
      </w:r>
      <w:r w:rsidRPr="008738A4">
        <w:rPr>
          <w:rFonts w:ascii="Times New Roman" w:hAnsi="Times New Roman" w:cs="Times New Roman"/>
          <w:sz w:val="24"/>
          <w:szCs w:val="24"/>
        </w:rPr>
        <w:t xml:space="preserve">. </w:t>
      </w:r>
      <w:r w:rsidR="000D7BB6" w:rsidRPr="008738A4">
        <w:rPr>
          <w:rFonts w:ascii="Times New Roman" w:hAnsi="Times New Roman" w:cs="Times New Roman"/>
          <w:sz w:val="24"/>
          <w:szCs w:val="24"/>
        </w:rPr>
        <w:t>W</w:t>
      </w:r>
      <w:r w:rsidRPr="008738A4">
        <w:rPr>
          <w:rFonts w:ascii="Times New Roman" w:hAnsi="Times New Roman" w:cs="Times New Roman"/>
          <w:sz w:val="24"/>
          <w:szCs w:val="24"/>
        </w:rPr>
        <w:t xml:space="preserve">e used the Mann-Kendall (M-K) trend analysis to identify </w:t>
      </w:r>
      <w:ins w:id="174" w:author="ERAHEEM" w:date="2021-08-11T21:50:00Z">
        <w:r w:rsidRPr="008738A4">
          <w:rPr>
            <w:rFonts w:ascii="Times New Roman" w:hAnsi="Times New Roman" w:cs="Times New Roman"/>
            <w:sz w:val="24"/>
            <w:szCs w:val="24"/>
          </w:rPr>
          <w:t xml:space="preserve">the </w:t>
        </w:r>
      </w:ins>
      <w:r w:rsidRPr="008738A4">
        <w:rPr>
          <w:rFonts w:ascii="Times New Roman" w:hAnsi="Times New Roman" w:cs="Times New Roman"/>
          <w:sz w:val="24"/>
          <w:szCs w:val="24"/>
        </w:rPr>
        <w:t>existence of any trend and the direction of the trend (increasing or decreasing).</w:t>
      </w:r>
      <w:r w:rsidRPr="005D78A8">
        <w:rPr>
          <w:rFonts w:ascii="Times New Roman" w:hAnsi="Times New Roman" w:cs="Times New Roman"/>
          <w:sz w:val="24"/>
          <w:szCs w:val="24"/>
        </w:rPr>
        <w:t xml:space="preserve"> Finally, we developed</w:t>
      </w:r>
      <w:ins w:id="175" w:author="ERAHEEM" w:date="2021-08-11T21:50:00Z">
        <w:r w:rsidRPr="005D78A8">
          <w:rPr>
            <w:rFonts w:ascii="Times New Roman" w:hAnsi="Times New Roman" w:cs="Times New Roman"/>
            <w:sz w:val="24"/>
            <w:szCs w:val="24"/>
          </w:rPr>
          <w:t xml:space="preserve"> a</w:t>
        </w:r>
      </w:ins>
      <w:r w:rsidRPr="005D78A8">
        <w:rPr>
          <w:rFonts w:ascii="Times New Roman" w:hAnsi="Times New Roman" w:cs="Times New Roman"/>
          <w:sz w:val="24"/>
          <w:szCs w:val="24"/>
        </w:rPr>
        <w:t xml:space="preserve"> beta-regression model of explanatory variables to identify whether the </w:t>
      </w:r>
      <w:r w:rsidR="004B4C45">
        <w:rPr>
          <w:rFonts w:ascii="Times New Roman" w:hAnsi="Times New Roman" w:cs="Times New Roman"/>
          <w:sz w:val="24"/>
          <w:szCs w:val="24"/>
        </w:rPr>
        <w:t xml:space="preserve">weather </w:t>
      </w:r>
      <w:r w:rsidRPr="005D78A8">
        <w:rPr>
          <w:rFonts w:ascii="Times New Roman" w:hAnsi="Times New Roman" w:cs="Times New Roman"/>
          <w:sz w:val="24"/>
          <w:szCs w:val="24"/>
        </w:rPr>
        <w:t xml:space="preserve">variables have any relationship between the country’s </w:t>
      </w:r>
      <w:proofErr w:type="spellStart"/>
      <w:r w:rsidRPr="005D78A8">
        <w:rPr>
          <w:rFonts w:ascii="Times New Roman" w:hAnsi="Times New Roman" w:cs="Times New Roman"/>
          <w:sz w:val="24"/>
          <w:szCs w:val="24"/>
        </w:rPr>
        <w:t>rCFR</w:t>
      </w:r>
      <w:proofErr w:type="spellEnd"/>
      <w:r w:rsidRPr="005D78A8">
        <w:rPr>
          <w:rFonts w:ascii="Times New Roman" w:hAnsi="Times New Roman" w:cs="Times New Roman"/>
          <w:sz w:val="24"/>
          <w:szCs w:val="24"/>
        </w:rPr>
        <w:t xml:space="preserve"> of COVID-19. All these different </w:t>
      </w:r>
      <w:r w:rsidR="000D7BB6" w:rsidRPr="005D78A8">
        <w:rPr>
          <w:rFonts w:ascii="Times New Roman" w:hAnsi="Times New Roman" w:cs="Times New Roman"/>
          <w:sz w:val="24"/>
          <w:szCs w:val="24"/>
        </w:rPr>
        <w:t xml:space="preserve">analysis </w:t>
      </w:r>
      <w:r w:rsidRPr="005D78A8">
        <w:rPr>
          <w:rFonts w:ascii="Times New Roman" w:hAnsi="Times New Roman" w:cs="Times New Roman"/>
          <w:sz w:val="24"/>
          <w:szCs w:val="24"/>
        </w:rPr>
        <w:t xml:space="preserve">approaches helped us to make a specific conclusion on the global trend </w:t>
      </w:r>
      <w:ins w:id="176" w:author="Microsoft account" w:date="2021-08-17T23:21:00Z">
        <w:r w:rsidR="007D6F69" w:rsidRPr="005D78A8">
          <w:rPr>
            <w:rFonts w:ascii="Times New Roman" w:hAnsi="Times New Roman" w:cs="Times New Roman"/>
            <w:sz w:val="24"/>
            <w:szCs w:val="24"/>
          </w:rPr>
          <w:t xml:space="preserve">and </w:t>
        </w:r>
        <w:r w:rsidR="007D6F69">
          <w:rPr>
            <w:rFonts w:ascii="Times New Roman" w:hAnsi="Times New Roman" w:cs="Times New Roman"/>
            <w:sz w:val="24"/>
            <w:szCs w:val="24"/>
          </w:rPr>
          <w:t xml:space="preserve">climatic </w:t>
        </w:r>
        <w:r w:rsidR="007D6F69" w:rsidRPr="005D78A8">
          <w:rPr>
            <w:rFonts w:ascii="Times New Roman" w:hAnsi="Times New Roman" w:cs="Times New Roman"/>
            <w:sz w:val="24"/>
            <w:szCs w:val="24"/>
          </w:rPr>
          <w:t>factors affecting the CFR of COVID-19</w:t>
        </w:r>
      </w:ins>
      <w:del w:id="177" w:author="Microsoft account" w:date="2021-08-17T23:21:00Z">
        <w:r w:rsidRPr="005D78A8" w:rsidDel="007D6F69">
          <w:rPr>
            <w:rFonts w:ascii="Times New Roman" w:hAnsi="Times New Roman" w:cs="Times New Roman"/>
            <w:sz w:val="24"/>
            <w:szCs w:val="24"/>
          </w:rPr>
          <w:delText>of COVID-19 CFR and factors affecting the CFR of COVID-19</w:delText>
        </w:r>
      </w:del>
      <w:bookmarkEnd w:id="171"/>
      <w:r w:rsidRPr="005D78A8">
        <w:rPr>
          <w:rFonts w:ascii="Times New Roman" w:hAnsi="Times New Roman" w:cs="Times New Roman"/>
          <w:sz w:val="24"/>
          <w:szCs w:val="24"/>
        </w:rPr>
        <w:t xml:space="preserve">. </w:t>
      </w:r>
      <w:r w:rsidRPr="005D78A8">
        <w:rPr>
          <w:rFonts w:ascii="Times New Roman" w:hAnsi="Times New Roman" w:cs="Times New Roman"/>
          <w:bCs/>
          <w:sz w:val="24"/>
          <w:szCs w:val="24"/>
        </w:rPr>
        <w:t>All analyses were do</w:t>
      </w:r>
      <w:r w:rsidR="00293C54">
        <w:rPr>
          <w:rFonts w:ascii="Times New Roman" w:hAnsi="Times New Roman" w:cs="Times New Roman"/>
          <w:bCs/>
          <w:sz w:val="24"/>
          <w:szCs w:val="24"/>
        </w:rPr>
        <w:t>ne</w:t>
      </w:r>
      <w:r w:rsidRPr="005D78A8">
        <w:rPr>
          <w:rFonts w:ascii="Times New Roman" w:hAnsi="Times New Roman" w:cs="Times New Roman"/>
          <w:bCs/>
          <w:sz w:val="24"/>
          <w:szCs w:val="24"/>
        </w:rPr>
        <w:t xml:space="preserve"> using the statistical software R version 3.5.2.2. </w:t>
      </w:r>
    </w:p>
    <w:p w14:paraId="564E4B1E" w14:textId="77777777" w:rsidR="00AC1851" w:rsidRPr="005D78A8" w:rsidRDefault="00AC1851" w:rsidP="001810E8">
      <w:pPr>
        <w:spacing w:after="0" w:line="240" w:lineRule="auto"/>
        <w:jc w:val="both"/>
        <w:rPr>
          <w:rFonts w:ascii="Times New Roman" w:hAnsi="Times New Roman" w:cs="Times New Roman"/>
          <w:b/>
          <w:bCs/>
          <w:sz w:val="24"/>
          <w:szCs w:val="24"/>
        </w:rPr>
      </w:pPr>
    </w:p>
    <w:p w14:paraId="14A4A96C" w14:textId="77777777" w:rsidR="00AC1851" w:rsidRPr="005D78A8" w:rsidRDefault="00282C34"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COVID-19 Data</w:t>
      </w:r>
    </w:p>
    <w:p w14:paraId="0C0460D1" w14:textId="77777777" w:rsidR="00AC1851" w:rsidRPr="005D78A8" w:rsidRDefault="00282C34"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sz w:val="24"/>
          <w:szCs w:val="24"/>
        </w:rPr>
        <w:t xml:space="preserve">The </w:t>
      </w:r>
      <w:r w:rsidR="00A811BD" w:rsidRPr="005D78A8">
        <w:rPr>
          <w:rFonts w:ascii="Times New Roman" w:hAnsi="Times New Roman" w:cs="Times New Roman"/>
          <w:sz w:val="24"/>
          <w:szCs w:val="24"/>
        </w:rPr>
        <w:t>fundamental</w:t>
      </w:r>
      <w:r w:rsidRPr="005D78A8">
        <w:rPr>
          <w:rFonts w:ascii="Times New Roman" w:hAnsi="Times New Roman" w:cs="Times New Roman"/>
          <w:sz w:val="24"/>
          <w:szCs w:val="24"/>
        </w:rPr>
        <w:t xml:space="preserve"> COVID-19 related data, </w:t>
      </w:r>
      <w:r w:rsidR="00976930" w:rsidRPr="003337B7">
        <w:rPr>
          <w:rFonts w:ascii="Times New Roman" w:hAnsi="Times New Roman" w:cs="Times New Roman"/>
          <w:sz w:val="24"/>
          <w:szCs w:val="24"/>
        </w:rPr>
        <w:t xml:space="preserve">including </w:t>
      </w:r>
      <w:r w:rsidR="00FF68D8" w:rsidRPr="00FF68D8">
        <w:rPr>
          <w:rFonts w:ascii="Times New Roman" w:hAnsi="Times New Roman" w:cs="Times New Roman"/>
          <w:sz w:val="24"/>
          <w:szCs w:val="24"/>
        </w:rPr>
        <w:t>related data, including precipitation, reality humanity, temperature, due, and wind speed</w:t>
      </w:r>
      <w:r w:rsidR="00976930">
        <w:rPr>
          <w:rFonts w:ascii="Times New Roman" w:hAnsi="Times New Roman" w:cs="Times New Roman"/>
          <w:sz w:val="24"/>
          <w:szCs w:val="24"/>
        </w:rPr>
        <w:t xml:space="preserve"> </w:t>
      </w:r>
      <w:r w:rsidRPr="005D78A8">
        <w:rPr>
          <w:rFonts w:ascii="Times New Roman" w:hAnsi="Times New Roman" w:cs="Times New Roman"/>
          <w:sz w:val="24"/>
          <w:szCs w:val="24"/>
        </w:rPr>
        <w:t xml:space="preserve">from the WHO daily COVID-19 situation </w:t>
      </w:r>
      <w:r w:rsidRPr="005D78A8">
        <w:rPr>
          <w:rFonts w:ascii="Times New Roman" w:hAnsi="Times New Roman" w:cs="Times New Roman"/>
          <w:sz w:val="24"/>
          <w:szCs w:val="24"/>
        </w:rPr>
        <w:lastRenderedPageBreak/>
        <w:t xml:space="preserve">reports </w:t>
      </w:r>
      <w:r w:rsidR="00A811BD" w:rsidRPr="005D78A8">
        <w:rPr>
          <w:rFonts w:ascii="Times New Roman" w:hAnsi="Times New Roman" w:cs="Times New Roman"/>
          <w:sz w:val="24"/>
          <w:szCs w:val="24"/>
        </w:rPr>
        <w:t xml:space="preserve">in Bangladesh </w:t>
      </w:r>
      <w:r w:rsidRPr="005D78A8">
        <w:rPr>
          <w:rFonts w:ascii="Times New Roman" w:hAnsi="Times New Roman" w:cs="Times New Roman"/>
          <w:sz w:val="24"/>
          <w:szCs w:val="24"/>
        </w:rPr>
        <w:t>w</w:t>
      </w:r>
      <w:r w:rsidR="00A811BD" w:rsidRPr="005D78A8">
        <w:rPr>
          <w:rFonts w:ascii="Times New Roman" w:hAnsi="Times New Roman" w:cs="Times New Roman"/>
          <w:sz w:val="24"/>
          <w:szCs w:val="24"/>
        </w:rPr>
        <w:t>as</w:t>
      </w:r>
      <w:r w:rsidRPr="005D78A8">
        <w:rPr>
          <w:rFonts w:ascii="Times New Roman" w:hAnsi="Times New Roman" w:cs="Times New Roman"/>
          <w:sz w:val="24"/>
          <w:szCs w:val="24"/>
        </w:rPr>
        <w:t xml:space="preserve"> collected from </w:t>
      </w:r>
      <w:r w:rsidRPr="007D30C7">
        <w:rPr>
          <w:rFonts w:ascii="Times New Roman" w:hAnsi="Times New Roman" w:cs="Times New Roman"/>
          <w:color w:val="FF0000"/>
          <w:sz w:val="24"/>
          <w:szCs w:val="24"/>
          <w:highlight w:val="yellow"/>
          <w:rPrChange w:id="178" w:author="Microsoft account" w:date="2021-08-17T23:22:00Z">
            <w:rPr>
              <w:rFonts w:ascii="Times New Roman" w:hAnsi="Times New Roman" w:cs="Times New Roman"/>
              <w:color w:val="FF0000"/>
              <w:sz w:val="24"/>
              <w:szCs w:val="24"/>
            </w:rPr>
          </w:rPrChange>
        </w:rPr>
        <w:t>January 01 to December 31, 2020</w:t>
      </w:r>
      <w:r w:rsidR="00A811BD" w:rsidRPr="005D78A8">
        <w:rPr>
          <w:rFonts w:ascii="Times New Roman" w:hAnsi="Times New Roman" w:cs="Times New Roman"/>
          <w:color w:val="FF0000"/>
          <w:sz w:val="24"/>
          <w:szCs w:val="24"/>
        </w:rPr>
        <w:t xml:space="preserve"> </w:t>
      </w:r>
      <w:r w:rsidR="00A811BD" w:rsidRPr="005D78A8">
        <w:rPr>
          <w:rFonts w:ascii="Times New Roman" w:hAnsi="Times New Roman" w:cs="Times New Roman"/>
          <w:sz w:val="24"/>
          <w:szCs w:val="24"/>
        </w:rPr>
        <w:t>for this analysis</w:t>
      </w:r>
      <w:r w:rsidR="00976930">
        <w:rPr>
          <w:rFonts w:ascii="Times New Roman" w:hAnsi="Times New Roman" w:cs="Times New Roman"/>
          <w:sz w:val="24"/>
          <w:szCs w:val="24"/>
        </w:rPr>
        <w:t xml:space="preserve"> </w:t>
      </w:r>
      <w:r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af5b58cf-7668-4806-b765-906a05400f7a","http://www.mendeley.com/documents/?uuid=3fb0198b-58ec-4cd1-8a9f-0ce951cfafdd"]}],"mendeley":{"formattedCitation":"[20]","plainTextFormattedCitation":"[20]","previouslyFormattedCitation":"(20)"},"properties":{"noteIndex":0},"schema":"https://github.com/citation-style-language/schema/raw/master/csl-citation.json"}</w:instrText>
      </w:r>
      <w:r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[20]</w:t>
      </w:r>
      <w:r w:rsidRPr="005D78A8">
        <w:rPr>
          <w:rFonts w:ascii="Times New Roman" w:hAnsi="Times New Roman" w:cs="Times New Roman"/>
          <w:sz w:val="24"/>
          <w:szCs w:val="24"/>
        </w:rPr>
        <w:fldChar w:fldCharType="end"/>
      </w:r>
      <w:r w:rsidR="00976930">
        <w:rPr>
          <w:rFonts w:ascii="Times New Roman" w:hAnsi="Times New Roman" w:cs="Times New Roman"/>
          <w:sz w:val="24"/>
          <w:szCs w:val="24"/>
        </w:rPr>
        <w:t>.</w:t>
      </w:r>
      <w:r w:rsidRPr="005D78A8">
        <w:rPr>
          <w:rFonts w:ascii="Times New Roman" w:hAnsi="Times New Roman" w:cs="Times New Roman"/>
          <w:sz w:val="24"/>
          <w:szCs w:val="24"/>
        </w:rPr>
        <w:t xml:space="preserve"> </w:t>
      </w:r>
    </w:p>
    <w:p w14:paraId="1F02D778" w14:textId="77777777" w:rsidR="00AC1851" w:rsidRPr="005D78A8" w:rsidRDefault="00AC1851" w:rsidP="001810E8">
      <w:pPr>
        <w:spacing w:after="0" w:line="240" w:lineRule="auto"/>
        <w:jc w:val="both"/>
        <w:rPr>
          <w:rFonts w:ascii="Times New Roman" w:hAnsi="Times New Roman" w:cs="Times New Roman"/>
          <w:b/>
          <w:bCs/>
          <w:sz w:val="24"/>
          <w:szCs w:val="24"/>
        </w:rPr>
      </w:pPr>
    </w:p>
    <w:p w14:paraId="4B10CA25" w14:textId="77777777" w:rsidR="00AC1851" w:rsidRPr="005D78A8" w:rsidRDefault="00282C34"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b/>
          <w:bCs/>
          <w:sz w:val="24"/>
          <w:szCs w:val="24"/>
        </w:rPr>
        <w:t>Reported case-fatality rate (</w:t>
      </w:r>
      <w:proofErr w:type="spellStart"/>
      <w:r w:rsidRPr="005D78A8">
        <w:rPr>
          <w:rFonts w:ascii="Times New Roman" w:hAnsi="Times New Roman" w:cs="Times New Roman"/>
          <w:b/>
          <w:bCs/>
          <w:sz w:val="24"/>
          <w:szCs w:val="24"/>
        </w:rPr>
        <w:t>rCFR</w:t>
      </w:r>
      <w:proofErr w:type="spellEnd"/>
      <w:r w:rsidRPr="005D78A8">
        <w:rPr>
          <w:rFonts w:ascii="Times New Roman" w:hAnsi="Times New Roman" w:cs="Times New Roman"/>
          <w:b/>
          <w:bCs/>
          <w:sz w:val="24"/>
          <w:szCs w:val="24"/>
        </w:rPr>
        <w:t>)</w:t>
      </w:r>
      <w:r w:rsidRPr="005D78A8">
        <w:rPr>
          <w:rFonts w:ascii="Times New Roman" w:hAnsi="Times New Roman" w:cs="Times New Roman"/>
          <w:sz w:val="24"/>
          <w:szCs w:val="24"/>
        </w:rPr>
        <w:t xml:space="preserve"> </w:t>
      </w:r>
    </w:p>
    <w:p w14:paraId="5E27C614" w14:textId="77777777" w:rsidR="00AC1851" w:rsidRDefault="00282C34"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sz w:val="24"/>
          <w:szCs w:val="24"/>
        </w:rPr>
        <w:t>We </w:t>
      </w:r>
      <w:r w:rsidR="005F7165" w:rsidRPr="005D78A8">
        <w:rPr>
          <w:rFonts w:ascii="Times New Roman" w:hAnsi="Times New Roman" w:cs="Times New Roman"/>
          <w:sz w:val="24"/>
          <w:szCs w:val="24"/>
        </w:rPr>
        <w:t>calculated</w:t>
      </w:r>
      <w:r w:rsidR="00976930">
        <w:rPr>
          <w:rFonts w:ascii="Times New Roman" w:hAnsi="Times New Roman" w:cs="Times New Roman"/>
          <w:sz w:val="24"/>
          <w:szCs w:val="24"/>
        </w:rPr>
        <w:t> total </w:t>
      </w:r>
      <w:r w:rsidRPr="005D78A8">
        <w:rPr>
          <w:rFonts w:ascii="Times New Roman" w:hAnsi="Times New Roman" w:cs="Times New Roman"/>
          <w:sz w:val="24"/>
          <w:szCs w:val="24"/>
        </w:rPr>
        <w:t>CFR</w:t>
      </w:r>
      <w:r w:rsidR="001F6A47" w:rsidRPr="005D78A8">
        <w:rPr>
          <w:rFonts w:ascii="Times New Roman" w:hAnsi="Times New Roman" w:cs="Times New Roman"/>
          <w:sz w:val="24"/>
          <w:szCs w:val="24"/>
        </w:rPr>
        <w:t xml:space="preserve"> </w:t>
      </w:r>
      <w:r w:rsidRPr="005D78A8">
        <w:rPr>
          <w:rFonts w:ascii="Times New Roman" w:hAnsi="Times New Roman" w:cs="Times New Roman"/>
          <w:sz w:val="24"/>
          <w:szCs w:val="24"/>
        </w:rPr>
        <w:t xml:space="preserve">COVID-19 </w:t>
      </w:r>
      <w:r w:rsidR="005F7165" w:rsidRPr="005D78A8">
        <w:rPr>
          <w:rFonts w:ascii="Times New Roman" w:hAnsi="Times New Roman" w:cs="Times New Roman"/>
          <w:sz w:val="24"/>
          <w:szCs w:val="24"/>
        </w:rPr>
        <w:t xml:space="preserve">case </w:t>
      </w:r>
      <w:r w:rsidRPr="005D78A8">
        <w:rPr>
          <w:rFonts w:ascii="Times New Roman" w:hAnsi="Times New Roman" w:cs="Times New Roman"/>
          <w:sz w:val="24"/>
          <w:szCs w:val="24"/>
        </w:rPr>
        <w:t>as the number of death</w:t>
      </w:r>
      <w:r w:rsidR="00AB6E01" w:rsidRPr="005D78A8">
        <w:rPr>
          <w:rFonts w:ascii="Times New Roman" w:hAnsi="Times New Roman" w:cs="Times New Roman"/>
          <w:sz w:val="24"/>
          <w:szCs w:val="24"/>
        </w:rPr>
        <w:t>s</w:t>
      </w:r>
      <w:r w:rsidRPr="005D78A8">
        <w:rPr>
          <w:rFonts w:ascii="Times New Roman" w:hAnsi="Times New Roman" w:cs="Times New Roman"/>
          <w:sz w:val="24"/>
          <w:szCs w:val="24"/>
        </w:rPr>
        <w:t> per 100 COVID-19 confirmed cases.</w:t>
      </w:r>
      <w:r w:rsidR="001158A5" w:rsidRPr="005D78A8">
        <w:rPr>
          <w:rFonts w:ascii="Times New Roman" w:hAnsi="Times New Roman" w:cs="Times New Roman"/>
          <w:sz w:val="24"/>
          <w:szCs w:val="24"/>
        </w:rPr>
        <w:t xml:space="preserve"> There is a fraction between total case and death case, we considered the term as</w:t>
      </w:r>
      <w:r w:rsidR="00976930">
        <w:rPr>
          <w:rFonts w:ascii="Times New Roman" w:hAnsi="Times New Roman" w:cs="Times New Roman"/>
          <w:sz w:val="24"/>
          <w:szCs w:val="24"/>
        </w:rPr>
        <w:t xml:space="preserve"> reported CFR or simply as </w:t>
      </w:r>
      <w:proofErr w:type="spellStart"/>
      <w:r w:rsidR="00976930">
        <w:rPr>
          <w:rFonts w:ascii="Times New Roman" w:hAnsi="Times New Roman" w:cs="Times New Roman"/>
          <w:sz w:val="24"/>
          <w:szCs w:val="24"/>
        </w:rPr>
        <w:t>rCFR</w:t>
      </w:r>
      <w:proofErr w:type="spellEnd"/>
      <w:r w:rsidR="00976930">
        <w:rPr>
          <w:rFonts w:ascii="Times New Roman" w:hAnsi="Times New Roman" w:cs="Times New Roman"/>
          <w:sz w:val="24"/>
          <w:szCs w:val="24"/>
        </w:rPr>
        <w:t xml:space="preserve"> </w:t>
      </w:r>
      <w:r w:rsidR="001158A5" w:rsidRPr="005D78A8">
        <w:rPr>
          <w:rFonts w:ascii="Times New Roman" w:hAnsi="Times New Roman" w:cs="Times New Roman"/>
          <w:sz w:val="24"/>
          <w:szCs w:val="24"/>
        </w:rPr>
        <w:fldChar w:fldCharType="begin" w:fldLock="1"/>
      </w:r>
      <w:r w:rsidR="00323325">
        <w:rPr>
          <w:rFonts w:ascii="Times New Roman" w:hAnsi="Times New Roman" w:cs="Times New Roman"/>
          <w:sz w:val="24"/>
          <w:szCs w:val="24"/>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18d3b779-3f4d-43bf-9b23-c5f14ffa81ec","http://www.mendeley.com/documents/?uuid=1689081e-e16b-4745-86bb-9986b02dfc75"]}],"mendeley":{"formattedCitation":"[21]","plainTextFormattedCitation":"[21]","previouslyFormattedCitation":"(21)"},"properties":{"noteIndex":0},"schema":"https://github.com/citation-style-language/schema/raw/master/csl-citation.json"}</w:instrText>
      </w:r>
      <w:r w:rsidR="001158A5" w:rsidRPr="005D78A8">
        <w:rPr>
          <w:rFonts w:ascii="Times New Roman" w:hAnsi="Times New Roman" w:cs="Times New Roman"/>
          <w:sz w:val="24"/>
          <w:szCs w:val="24"/>
        </w:rPr>
        <w:fldChar w:fldCharType="separate"/>
      </w:r>
      <w:r w:rsidR="00323325" w:rsidRPr="00323325">
        <w:rPr>
          <w:rFonts w:ascii="Times New Roman" w:hAnsi="Times New Roman" w:cs="Times New Roman"/>
          <w:noProof/>
          <w:sz w:val="24"/>
          <w:szCs w:val="24"/>
        </w:rPr>
        <w:t>[21]</w:t>
      </w:r>
      <w:r w:rsidR="001158A5" w:rsidRPr="005D78A8">
        <w:rPr>
          <w:rFonts w:ascii="Times New Roman" w:hAnsi="Times New Roman" w:cs="Times New Roman"/>
          <w:sz w:val="24"/>
          <w:szCs w:val="24"/>
        </w:rPr>
        <w:fldChar w:fldCharType="end"/>
      </w:r>
      <w:r w:rsidR="00976930">
        <w:rPr>
          <w:rFonts w:ascii="Times New Roman" w:hAnsi="Times New Roman" w:cs="Times New Roman"/>
          <w:sz w:val="24"/>
          <w:szCs w:val="24"/>
        </w:rPr>
        <w:t>.</w:t>
      </w:r>
    </w:p>
    <w:p w14:paraId="36E6E8E6" w14:textId="77777777" w:rsidR="00976930" w:rsidRDefault="00976930" w:rsidP="001810E8">
      <w:pPr>
        <w:spacing w:after="0" w:line="240" w:lineRule="auto"/>
        <w:jc w:val="both"/>
        <w:rPr>
          <w:rFonts w:ascii="Times New Roman" w:hAnsi="Times New Roman" w:cs="Times New Roman"/>
          <w:sz w:val="24"/>
          <w:szCs w:val="24"/>
        </w:rPr>
      </w:pPr>
    </w:p>
    <w:p w14:paraId="53818E27" w14:textId="77777777" w:rsidR="00AC1851" w:rsidRPr="005D78A8" w:rsidRDefault="00282C34" w:rsidP="001810E8">
      <w:pPr>
        <w:spacing w:after="0" w:line="240" w:lineRule="auto"/>
        <w:jc w:val="both"/>
        <w:rPr>
          <w:rFonts w:ascii="Times New Roman" w:hAnsi="Times New Roman" w:cs="Times New Roman"/>
          <w:b/>
          <w:sz w:val="24"/>
          <w:szCs w:val="24"/>
        </w:rPr>
      </w:pPr>
      <w:r w:rsidRPr="005D78A8">
        <w:rPr>
          <w:rFonts w:ascii="Times New Roman" w:hAnsi="Times New Roman" w:cs="Times New Roman"/>
          <w:b/>
          <w:sz w:val="24"/>
          <w:szCs w:val="24"/>
        </w:rPr>
        <w:t>Time series model to predict the trend</w:t>
      </w:r>
    </w:p>
    <w:p w14:paraId="2C375CC3" w14:textId="77777777" w:rsidR="00E36A69" w:rsidRDefault="00282C34" w:rsidP="001810E8">
      <w:pPr>
        <w:spacing w:after="0" w:line="240" w:lineRule="auto"/>
        <w:jc w:val="both"/>
        <w:rPr>
          <w:rFonts w:ascii="Times New Roman" w:hAnsi="Times New Roman" w:cs="Times New Roman"/>
          <w:bCs/>
          <w:sz w:val="24"/>
          <w:szCs w:val="24"/>
        </w:rPr>
      </w:pPr>
      <w:r w:rsidRPr="005D78A8">
        <w:rPr>
          <w:rFonts w:ascii="Times New Roman" w:hAnsi="Times New Roman" w:cs="Times New Roman"/>
          <w:bCs/>
          <w:sz w:val="24"/>
          <w:szCs w:val="24"/>
        </w:rPr>
        <w:t>Here, w</w:t>
      </w:r>
      <w:r w:rsidR="00AC1851" w:rsidRPr="005D78A8">
        <w:rPr>
          <w:rFonts w:ascii="Times New Roman" w:hAnsi="Times New Roman" w:cs="Times New Roman"/>
          <w:bCs/>
          <w:sz w:val="24"/>
          <w:szCs w:val="24"/>
        </w:rPr>
        <w:t xml:space="preserve">e </w:t>
      </w:r>
      <w:r w:rsidRPr="005D78A8">
        <w:rPr>
          <w:rFonts w:ascii="Times New Roman" w:hAnsi="Times New Roman" w:cs="Times New Roman"/>
          <w:bCs/>
          <w:sz w:val="24"/>
          <w:szCs w:val="24"/>
        </w:rPr>
        <w:t>used</w:t>
      </w:r>
      <w:r w:rsidR="00AC1851" w:rsidRPr="005D78A8">
        <w:rPr>
          <w:rFonts w:ascii="Times New Roman" w:hAnsi="Times New Roman" w:cs="Times New Roman"/>
          <w:bCs/>
          <w:sz w:val="24"/>
          <w:szCs w:val="24"/>
        </w:rPr>
        <w:t xml:space="preserve"> </w:t>
      </w:r>
      <w:r w:rsidR="0062116D" w:rsidRPr="005D78A8">
        <w:rPr>
          <w:rFonts w:ascii="Times New Roman" w:hAnsi="Times New Roman" w:cs="Times New Roman"/>
          <w:bCs/>
          <w:sz w:val="24"/>
          <w:szCs w:val="24"/>
        </w:rPr>
        <w:t>five</w:t>
      </w:r>
      <w:r w:rsidR="00AC1851" w:rsidRPr="005D78A8">
        <w:rPr>
          <w:rFonts w:ascii="Times New Roman" w:hAnsi="Times New Roman" w:cs="Times New Roman"/>
          <w:bCs/>
          <w:sz w:val="24"/>
          <w:szCs w:val="24"/>
        </w:rPr>
        <w:t xml:space="preserve"> time-series model </w:t>
      </w:r>
      <w:r w:rsidR="00FD73F7">
        <w:rPr>
          <w:rFonts w:ascii="Times New Roman" w:hAnsi="Times New Roman" w:cs="Times New Roman"/>
          <w:bCs/>
          <w:sz w:val="24"/>
          <w:szCs w:val="24"/>
        </w:rPr>
        <w:t>t</w:t>
      </w:r>
      <w:r w:rsidR="00FD73F7" w:rsidRPr="00FD73F7">
        <w:rPr>
          <w:rFonts w:ascii="Times New Roman" w:hAnsi="Times New Roman" w:cs="Times New Roman"/>
          <w:bCs/>
          <w:sz w:val="24"/>
          <w:szCs w:val="24"/>
        </w:rPr>
        <w:t xml:space="preserve">o observe the forecasting of </w:t>
      </w:r>
      <w:proofErr w:type="spellStart"/>
      <w:r w:rsidR="00976930">
        <w:rPr>
          <w:rFonts w:ascii="Times New Roman" w:hAnsi="Times New Roman" w:cs="Times New Roman"/>
          <w:bCs/>
          <w:sz w:val="24"/>
          <w:szCs w:val="24"/>
        </w:rPr>
        <w:t>r</w:t>
      </w:r>
      <w:r w:rsidR="00FD73F7" w:rsidRPr="00FD73F7">
        <w:rPr>
          <w:rFonts w:ascii="Times New Roman" w:hAnsi="Times New Roman" w:cs="Times New Roman"/>
          <w:bCs/>
          <w:sz w:val="24"/>
          <w:szCs w:val="24"/>
        </w:rPr>
        <w:t>CFR</w:t>
      </w:r>
      <w:proofErr w:type="spellEnd"/>
      <w:r w:rsidR="00FD73F7">
        <w:rPr>
          <w:rFonts w:ascii="Times New Roman" w:hAnsi="Times New Roman" w:cs="Times New Roman"/>
          <w:bCs/>
          <w:sz w:val="24"/>
          <w:szCs w:val="24"/>
        </w:rPr>
        <w:t xml:space="preserve"> </w:t>
      </w:r>
      <w:r w:rsidRPr="005D78A8">
        <w:rPr>
          <w:rFonts w:ascii="Times New Roman" w:hAnsi="Times New Roman" w:cs="Times New Roman"/>
          <w:bCs/>
          <w:sz w:val="24"/>
          <w:szCs w:val="24"/>
        </w:rPr>
        <w:t>in Bangladesh</w:t>
      </w:r>
      <w:r w:rsidR="00AC1851" w:rsidRPr="005D78A8">
        <w:rPr>
          <w:rFonts w:ascii="Times New Roman" w:hAnsi="Times New Roman" w:cs="Times New Roman"/>
          <w:bCs/>
          <w:sz w:val="24"/>
          <w:szCs w:val="24"/>
        </w:rPr>
        <w:t xml:space="preserve">. We selected all these time series models as the outcome variable (cumulative </w:t>
      </w:r>
      <w:proofErr w:type="spellStart"/>
      <w:r w:rsidR="00AC1851" w:rsidRPr="005D78A8">
        <w:rPr>
          <w:rFonts w:ascii="Times New Roman" w:hAnsi="Times New Roman" w:cs="Times New Roman"/>
          <w:bCs/>
          <w:sz w:val="24"/>
          <w:szCs w:val="24"/>
        </w:rPr>
        <w:t>rCFR</w:t>
      </w:r>
      <w:proofErr w:type="spellEnd"/>
      <w:r w:rsidR="00AC1851" w:rsidRPr="005D78A8">
        <w:rPr>
          <w:rFonts w:ascii="Times New Roman" w:hAnsi="Times New Roman" w:cs="Times New Roman"/>
          <w:bCs/>
          <w:sz w:val="24"/>
          <w:szCs w:val="24"/>
        </w:rPr>
        <w:t xml:space="preserve">) are </w:t>
      </w:r>
      <w:r w:rsidRPr="005D78A8">
        <w:rPr>
          <w:rFonts w:ascii="Times New Roman" w:hAnsi="Times New Roman" w:cs="Times New Roman"/>
          <w:bCs/>
          <w:sz w:val="24"/>
          <w:szCs w:val="24"/>
        </w:rPr>
        <w:t>subordinate to the past records</w:t>
      </w:r>
      <w:r w:rsidR="00AC1851" w:rsidRPr="005D78A8">
        <w:rPr>
          <w:rFonts w:ascii="Times New Roman" w:hAnsi="Times New Roman" w:cs="Times New Roman"/>
          <w:bCs/>
          <w:sz w:val="24"/>
          <w:szCs w:val="24"/>
        </w:rPr>
        <w:t>.</w:t>
      </w:r>
      <w:r w:rsidRPr="005D78A8">
        <w:rPr>
          <w:rFonts w:ascii="Times New Roman" w:hAnsi="Times New Roman" w:cs="Times New Roman"/>
          <w:bCs/>
          <w:sz w:val="24"/>
          <w:szCs w:val="24"/>
        </w:rPr>
        <w:t xml:space="preserve"> SES was utilized as a benchmark to compare the execution o</w:t>
      </w:r>
      <w:r w:rsidR="00976930">
        <w:rPr>
          <w:rFonts w:ascii="Times New Roman" w:hAnsi="Times New Roman" w:cs="Times New Roman"/>
          <w:bCs/>
          <w:sz w:val="24"/>
          <w:szCs w:val="24"/>
        </w:rPr>
        <w:t xml:space="preserve">f the </w:t>
      </w:r>
      <w:r w:rsidR="009A7EF3">
        <w:rPr>
          <w:rFonts w:ascii="Times New Roman" w:hAnsi="Times New Roman" w:cs="Times New Roman"/>
          <w:bCs/>
          <w:sz w:val="24"/>
          <w:szCs w:val="24"/>
        </w:rPr>
        <w:t>other</w:t>
      </w:r>
      <w:r w:rsidR="00976930">
        <w:rPr>
          <w:rFonts w:ascii="Times New Roman" w:hAnsi="Times New Roman" w:cs="Times New Roman"/>
          <w:bCs/>
          <w:sz w:val="24"/>
          <w:szCs w:val="24"/>
        </w:rPr>
        <w:t xml:space="preserve"> models.</w:t>
      </w:r>
    </w:p>
    <w:p w14:paraId="62EE8293" w14:textId="77777777" w:rsidR="00976930" w:rsidRPr="005D78A8" w:rsidRDefault="00976930" w:rsidP="001810E8">
      <w:pPr>
        <w:spacing w:after="0" w:line="240" w:lineRule="auto"/>
        <w:jc w:val="both"/>
        <w:rPr>
          <w:rFonts w:ascii="Times New Roman" w:hAnsi="Times New Roman" w:cs="Times New Roman"/>
          <w:bCs/>
          <w:sz w:val="24"/>
          <w:szCs w:val="24"/>
        </w:rPr>
      </w:pPr>
    </w:p>
    <w:p w14:paraId="73142428" w14:textId="77777777" w:rsidR="00A63DE7" w:rsidRPr="005D78A8" w:rsidRDefault="00282C34"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Simple Exponential Smoothing</w:t>
      </w:r>
      <w:r w:rsidR="00D55219" w:rsidRPr="005D78A8">
        <w:rPr>
          <w:rFonts w:ascii="Times New Roman" w:hAnsi="Times New Roman" w:cs="Times New Roman"/>
          <w:b/>
          <w:bCs/>
          <w:sz w:val="24"/>
          <w:szCs w:val="24"/>
        </w:rPr>
        <w:t xml:space="preserve"> </w:t>
      </w:r>
      <w:r w:rsidR="00D55219" w:rsidRPr="005D78A8">
        <w:rPr>
          <w:rFonts w:ascii="Times New Roman" w:hAnsi="Times New Roman" w:cs="Times New Roman"/>
          <w:b/>
          <w:bCs/>
          <w:iCs/>
          <w:sz w:val="24"/>
          <w:szCs w:val="24"/>
        </w:rPr>
        <w:t>(SES)</w:t>
      </w:r>
      <w:r w:rsidRPr="005D78A8">
        <w:rPr>
          <w:rFonts w:ascii="Times New Roman" w:hAnsi="Times New Roman" w:cs="Times New Roman"/>
          <w:b/>
          <w:bCs/>
          <w:sz w:val="24"/>
          <w:szCs w:val="24"/>
        </w:rPr>
        <w:t>:</w:t>
      </w:r>
    </w:p>
    <w:p w14:paraId="66BBFBCE" w14:textId="77777777" w:rsidR="00007DE5" w:rsidRPr="005D78A8" w:rsidRDefault="00282C34"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bCs/>
          <w:sz w:val="24"/>
          <w:szCs w:val="24"/>
        </w:rPr>
        <w:t>Simple exponential smoothing is one of the most widely used met</w:t>
      </w:r>
      <w:r w:rsidR="00165971">
        <w:rPr>
          <w:rFonts w:ascii="Times New Roman" w:hAnsi="Times New Roman" w:cs="Times New Roman"/>
          <w:bCs/>
          <w:sz w:val="24"/>
          <w:szCs w:val="24"/>
        </w:rPr>
        <w:t xml:space="preserve">hods for forecasting procedures </w:t>
      </w:r>
      <w:r w:rsidRPr="005D78A8">
        <w:rPr>
          <w:rFonts w:ascii="Times New Roman" w:hAnsi="Times New Roman" w:cs="Times New Roman"/>
          <w:bCs/>
          <w:sz w:val="24"/>
          <w:szCs w:val="24"/>
        </w:rPr>
        <w:fldChar w:fldCharType="begin" w:fldLock="1"/>
      </w:r>
      <w:r w:rsidR="00323325">
        <w:rPr>
          <w:rFonts w:ascii="Times New Roman" w:hAnsi="Times New Roman" w:cs="Times New Roman"/>
          <w:bCs/>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e8047aef-2f70-4c9f-97c6-afc6f02d4dec","http://www.mendeley.com/documents/?uuid=a6158097-4b59-47ef-b6f9-02cb4b5cc4a6"]}],"mendeley":{"formattedCitation":"[22]","plainTextFormattedCitation":"[22]","previouslyFormattedCitation":"(22)"},"properties":{"noteIndex":0},"schema":"https://github.com/citation-style-language/schema/raw/master/csl-citation.json"}</w:instrText>
      </w:r>
      <w:r w:rsidRPr="005D78A8">
        <w:rPr>
          <w:rFonts w:ascii="Times New Roman" w:hAnsi="Times New Roman" w:cs="Times New Roman"/>
          <w:bCs/>
          <w:sz w:val="24"/>
          <w:szCs w:val="24"/>
        </w:rPr>
        <w:fldChar w:fldCharType="separate"/>
      </w:r>
      <w:r w:rsidR="00323325" w:rsidRPr="00323325">
        <w:rPr>
          <w:rFonts w:ascii="Times New Roman" w:hAnsi="Times New Roman" w:cs="Times New Roman"/>
          <w:bCs/>
          <w:noProof/>
          <w:sz w:val="24"/>
          <w:szCs w:val="24"/>
        </w:rPr>
        <w:t>[22]</w:t>
      </w:r>
      <w:r w:rsidRPr="005D78A8">
        <w:rPr>
          <w:rFonts w:ascii="Times New Roman" w:hAnsi="Times New Roman" w:cs="Times New Roman"/>
          <w:bCs/>
          <w:sz w:val="24"/>
          <w:szCs w:val="24"/>
        </w:rPr>
        <w:fldChar w:fldCharType="end"/>
      </w:r>
      <w:r w:rsidR="00964070" w:rsidRPr="005D78A8">
        <w:rPr>
          <w:rFonts w:ascii="Times New Roman" w:hAnsi="Times New Roman" w:cs="Times New Roman"/>
          <w:bCs/>
          <w:sz w:val="24"/>
          <w:szCs w:val="24"/>
        </w:rPr>
        <w:fldChar w:fldCharType="begin" w:fldLock="1"/>
      </w:r>
      <w:r w:rsidR="00323325">
        <w:rPr>
          <w:rFonts w:ascii="Times New Roman" w:hAnsi="Times New Roman" w:cs="Times New Roman"/>
          <w:bCs/>
          <w:sz w:val="24"/>
          <w:szCs w:val="24"/>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Informatica","id":"ITEM-1","issue":"3","issued":{"date-parts":[["2012","1"]]},"title":"Forecasting using simple exponential smoothing method","type":"article-journal","volume":"12"},"uris":["http://www.mendeley.com/documents/?uuid=fcd1d151-f8ee-4645-be25-3427f251b510","http://www.mendeley.com/documents/?uuid=6d132bac-16e6-45a9-84cb-d61a3aa9f9c4"]}],"mendeley":{"formattedCitation":"[23]","plainTextFormattedCitation":"[23]","previouslyFormattedCitation":"(23)"},"properties":{"noteIndex":0},"schema":"https://github.com/citation-style-language/schema/raw/master/csl-citation.json"}</w:instrText>
      </w:r>
      <w:r w:rsidR="00964070" w:rsidRPr="005D78A8">
        <w:rPr>
          <w:rFonts w:ascii="Times New Roman" w:hAnsi="Times New Roman" w:cs="Times New Roman"/>
          <w:bCs/>
          <w:sz w:val="24"/>
          <w:szCs w:val="24"/>
        </w:rPr>
        <w:fldChar w:fldCharType="separate"/>
      </w:r>
      <w:r w:rsidR="00323325" w:rsidRPr="00323325">
        <w:rPr>
          <w:rFonts w:ascii="Times New Roman" w:hAnsi="Times New Roman" w:cs="Times New Roman"/>
          <w:bCs/>
          <w:noProof/>
          <w:sz w:val="24"/>
          <w:szCs w:val="24"/>
        </w:rPr>
        <w:t>[23]</w:t>
      </w:r>
      <w:r w:rsidR="00964070"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xml:space="preserve">. SES is a short-term used for forecasting model that define data fluctuates </w:t>
      </w:r>
      <w:r w:rsidR="00165971">
        <w:rPr>
          <w:rFonts w:ascii="Times New Roman" w:hAnsi="Times New Roman" w:cs="Times New Roman"/>
          <w:bCs/>
          <w:sz w:val="24"/>
          <w:szCs w:val="24"/>
        </w:rPr>
        <w:t xml:space="preserve">around a relatively stable mean </w:t>
      </w:r>
      <w:r w:rsidRPr="005D78A8">
        <w:rPr>
          <w:rFonts w:ascii="Times New Roman" w:hAnsi="Times New Roman" w:cs="Times New Roman"/>
          <w:bCs/>
          <w:sz w:val="24"/>
          <w:szCs w:val="24"/>
        </w:rPr>
        <w:fldChar w:fldCharType="begin" w:fldLock="1"/>
      </w:r>
      <w:r w:rsidR="00323325">
        <w:rPr>
          <w:rFonts w:ascii="Times New Roman" w:hAnsi="Times New Roman" w:cs="Times New Roman"/>
          <w:bCs/>
          <w:sz w:val="24"/>
          <w:szCs w:val="24"/>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a1c36e14-3206-4b38-9e0b-b46d43d25f91","http://www.mendeley.com/documents/?uuid=510abfa3-ef52-47d9-8a62-d17ec5c2c3bf"]}],"mendeley":{"formattedCitation":"[24]","plainTextFormattedCitation":"[24]","previouslyFormattedCitation":"(24)"},"properties":{"noteIndex":0},"schema":"https://github.com/citation-style-language/schema/raw/master/csl-citation.json"}</w:instrText>
      </w:r>
      <w:r w:rsidRPr="005D78A8">
        <w:rPr>
          <w:rFonts w:ascii="Times New Roman" w:hAnsi="Times New Roman" w:cs="Times New Roman"/>
          <w:bCs/>
          <w:sz w:val="24"/>
          <w:szCs w:val="24"/>
        </w:rPr>
        <w:fldChar w:fldCharType="separate"/>
      </w:r>
      <w:r w:rsidR="00323325" w:rsidRPr="00323325">
        <w:rPr>
          <w:rFonts w:ascii="Times New Roman" w:hAnsi="Times New Roman" w:cs="Times New Roman"/>
          <w:bCs/>
          <w:noProof/>
          <w:sz w:val="24"/>
          <w:szCs w:val="24"/>
        </w:rPr>
        <w:t>[24]</w:t>
      </w:r>
      <w:r w:rsidRPr="005D78A8">
        <w:rPr>
          <w:rFonts w:ascii="Times New Roman" w:hAnsi="Times New Roman" w:cs="Times New Roman"/>
          <w:bCs/>
          <w:sz w:val="24"/>
          <w:szCs w:val="24"/>
        </w:rPr>
        <w:fldChar w:fldCharType="end"/>
      </w:r>
      <w:r w:rsidR="00165971">
        <w:rPr>
          <w:rFonts w:ascii="Times New Roman" w:hAnsi="Times New Roman" w:cs="Times New Roman"/>
          <w:bCs/>
          <w:sz w:val="24"/>
          <w:szCs w:val="24"/>
        </w:rPr>
        <w:t>.</w:t>
      </w:r>
      <w:r w:rsidRPr="005D78A8">
        <w:rPr>
          <w:rFonts w:ascii="Times New Roman" w:hAnsi="Times New Roman" w:cs="Times New Roman"/>
          <w:bCs/>
          <w:sz w:val="24"/>
          <w:szCs w:val="24"/>
        </w:rPr>
        <w:t xml:space="preserve">  The simple exponential smoothing equation is</w:t>
      </w:r>
      <w:r w:rsidRPr="005D78A8">
        <w:rPr>
          <w:rFonts w:ascii="Times New Roman" w:hAnsi="Times New Roman" w:cs="Times New Roman"/>
          <w:sz w:val="24"/>
          <w:szCs w:val="24"/>
        </w:rPr>
        <w:t xml:space="preserve"> </w:t>
      </w:r>
    </w:p>
    <w:p w14:paraId="54B7EF9E" w14:textId="71ED1C67" w:rsidR="00A63DE7" w:rsidRPr="005D78A8" w:rsidRDefault="00282C34" w:rsidP="001810E8">
      <w:pPr>
        <w:spacing w:after="0" w:line="240" w:lineRule="auto"/>
        <w:jc w:val="both"/>
        <w:rPr>
          <w:rFonts w:ascii="Times New Roman" w:hAnsi="Times New Roman" w:cs="Times New Roman"/>
          <w:i/>
          <w:iCs/>
          <w:sz w:val="24"/>
          <w:szCs w:val="24"/>
          <w:vertAlign w:val="subscript"/>
        </w:rPr>
      </w:pPr>
      <w:r w:rsidRPr="005D78A8">
        <w:rPr>
          <w:rFonts w:ascii="Times New Roman" w:hAnsi="Times New Roman" w:cs="Times New Roman"/>
          <w:sz w:val="24"/>
          <w:szCs w:val="24"/>
        </w:rPr>
        <w:t xml:space="preserve">                                  </w:t>
      </w:r>
      <w:r w:rsidRPr="005D78A8">
        <w:rPr>
          <w:rFonts w:ascii="Times New Roman" w:hAnsi="Times New Roman" w:cs="Times New Roman"/>
          <w:i/>
          <w:iCs/>
          <w:sz w:val="24"/>
          <w:szCs w:val="24"/>
        </w:rPr>
        <w:t>F</w:t>
      </w:r>
      <w:r w:rsidRPr="005D78A8">
        <w:rPr>
          <w:rFonts w:ascii="Times New Roman" w:hAnsi="Times New Roman" w:cs="Times New Roman"/>
          <w:i/>
          <w:iCs/>
          <w:sz w:val="24"/>
          <w:szCs w:val="24"/>
          <w:vertAlign w:val="subscript"/>
        </w:rPr>
        <w:t>t</w:t>
      </w:r>
      <w:r w:rsidRPr="005D78A8">
        <w:rPr>
          <w:rFonts w:ascii="Times New Roman" w:hAnsi="Times New Roman" w:cs="Times New Roman"/>
          <w:sz w:val="24"/>
          <w:szCs w:val="24"/>
        </w:rPr>
        <w:t xml:space="preserve">+1 = </w:t>
      </w:r>
      <w:r w:rsidRPr="005D78A8">
        <w:rPr>
          <w:rFonts w:ascii="Times New Roman" w:hAnsi="Times New Roman" w:cs="Times New Roman"/>
          <w:i/>
          <w:iCs/>
          <w:sz w:val="24"/>
          <w:szCs w:val="24"/>
        </w:rPr>
        <w:t xml:space="preserve">α </w:t>
      </w:r>
      <w:del w:id="179" w:author="ERAHEEM" w:date="2021-08-11T21:50:00Z">
        <w:r w:rsidR="00A63DE7" w:rsidRPr="005D78A8">
          <w:rPr>
            <w:rFonts w:ascii="Times New Roman" w:hAnsi="Times New Roman" w:cs="Times New Roman"/>
            <w:i/>
            <w:iCs/>
            <w:sz w:val="24"/>
            <w:szCs w:val="24"/>
          </w:rPr>
          <w:delText>y</w:delText>
        </w:r>
        <w:r w:rsidR="00A63DE7" w:rsidRPr="005D78A8">
          <w:rPr>
            <w:rFonts w:ascii="Times New Roman" w:hAnsi="Times New Roman" w:cs="Times New Roman"/>
            <w:i/>
            <w:iCs/>
            <w:sz w:val="24"/>
            <w:szCs w:val="24"/>
            <w:vertAlign w:val="subscript"/>
          </w:rPr>
          <w:delText>t</w:delText>
        </w:r>
      </w:del>
      <w:ins w:id="180" w:author="ERAHEEM" w:date="2021-08-11T21:50:00Z">
        <w:r w:rsidRPr="005D78A8">
          <w:rPr>
            <w:rFonts w:ascii="Times New Roman" w:hAnsi="Times New Roman" w:cs="Times New Roman"/>
            <w:i/>
            <w:iCs/>
            <w:sz w:val="24"/>
            <w:szCs w:val="24"/>
            <w:vertAlign w:val="subscript"/>
          </w:rPr>
          <w:t>at</w:t>
        </w:r>
      </w:ins>
      <w:r w:rsidRPr="005D78A8">
        <w:rPr>
          <w:rFonts w:ascii="Times New Roman" w:hAnsi="Times New Roman" w:cs="Times New Roman"/>
          <w:i/>
          <w:iCs/>
          <w:sz w:val="24"/>
          <w:szCs w:val="24"/>
        </w:rPr>
        <w:t xml:space="preserve"> </w:t>
      </w:r>
      <w:r w:rsidRPr="005D78A8">
        <w:rPr>
          <w:rFonts w:ascii="Times New Roman" w:hAnsi="Times New Roman" w:cs="Times New Roman"/>
          <w:sz w:val="24"/>
          <w:szCs w:val="24"/>
        </w:rPr>
        <w:t xml:space="preserve">+ (1 </w:t>
      </w:r>
      <w:r w:rsidRPr="005D78A8">
        <w:rPr>
          <w:rFonts w:ascii="Times New Roman" w:hAnsi="Times New Roman" w:cs="Times New Roman"/>
          <w:i/>
          <w:iCs/>
          <w:sz w:val="24"/>
          <w:szCs w:val="24"/>
        </w:rPr>
        <w:t>−α</w:t>
      </w:r>
      <w:r w:rsidRPr="005D78A8">
        <w:rPr>
          <w:rFonts w:ascii="Times New Roman" w:hAnsi="Times New Roman" w:cs="Times New Roman"/>
          <w:sz w:val="24"/>
          <w:szCs w:val="24"/>
        </w:rPr>
        <w:t xml:space="preserve">) </w:t>
      </w:r>
      <w:r w:rsidRPr="005D78A8">
        <w:rPr>
          <w:rFonts w:ascii="Times New Roman" w:hAnsi="Times New Roman" w:cs="Times New Roman"/>
          <w:i/>
          <w:iCs/>
          <w:sz w:val="24"/>
          <w:szCs w:val="24"/>
        </w:rPr>
        <w:t>F</w:t>
      </w:r>
      <w:r w:rsidRPr="005D78A8">
        <w:rPr>
          <w:rFonts w:ascii="Times New Roman" w:hAnsi="Times New Roman" w:cs="Times New Roman"/>
          <w:i/>
          <w:iCs/>
          <w:sz w:val="24"/>
          <w:szCs w:val="24"/>
          <w:vertAlign w:val="subscript"/>
        </w:rPr>
        <w:t>t</w:t>
      </w:r>
      <w:r w:rsidRPr="005D78A8">
        <w:rPr>
          <w:rFonts w:ascii="Times New Roman" w:hAnsi="Times New Roman" w:cs="Times New Roman"/>
          <w:i/>
          <w:iCs/>
          <w:sz w:val="24"/>
          <w:szCs w:val="24"/>
        </w:rPr>
        <w:t xml:space="preserve"> </w:t>
      </w:r>
    </w:p>
    <w:p w14:paraId="2F705BD0" w14:textId="0E491CDD" w:rsidR="00AC1851" w:rsidRPr="005D78A8" w:rsidRDefault="00282C34" w:rsidP="001810E8">
      <w:pPr>
        <w:spacing w:after="0" w:line="240" w:lineRule="auto"/>
        <w:jc w:val="both"/>
        <w:rPr>
          <w:rFonts w:ascii="Times New Roman" w:hAnsi="Times New Roman" w:cs="Times New Roman"/>
          <w:bCs/>
          <w:sz w:val="24"/>
          <w:szCs w:val="24"/>
        </w:rPr>
      </w:pPr>
      <w:r w:rsidRPr="005D78A8">
        <w:rPr>
          <w:rFonts w:ascii="Times New Roman" w:hAnsi="Times New Roman" w:cs="Times New Roman"/>
          <w:bCs/>
          <w:sz w:val="24"/>
          <w:szCs w:val="24"/>
        </w:rPr>
        <w:t xml:space="preserve">here </w:t>
      </w:r>
      <w:del w:id="181" w:author="ERAHEEM" w:date="2021-08-11T21:50:00Z">
        <w:r w:rsidR="00007DE5" w:rsidRPr="005D78A8">
          <w:rPr>
            <w:rFonts w:ascii="Times New Roman" w:hAnsi="Times New Roman" w:cs="Times New Roman"/>
            <w:bCs/>
            <w:sz w:val="24"/>
            <w:szCs w:val="24"/>
          </w:rPr>
          <w:delText>y</w:delText>
        </w:r>
        <w:r w:rsidR="00007DE5" w:rsidRPr="005D78A8">
          <w:rPr>
            <w:rFonts w:ascii="Times New Roman" w:hAnsi="Times New Roman" w:cs="Times New Roman"/>
            <w:bCs/>
            <w:sz w:val="24"/>
            <w:szCs w:val="24"/>
            <w:vertAlign w:val="subscript"/>
          </w:rPr>
          <w:delText>t</w:delText>
        </w:r>
      </w:del>
      <w:ins w:id="182" w:author="ERAHEEM" w:date="2021-08-11T21:50:00Z">
        <w:r w:rsidRPr="005D78A8">
          <w:rPr>
            <w:rFonts w:ascii="Times New Roman" w:hAnsi="Times New Roman" w:cs="Times New Roman"/>
            <w:bCs/>
            <w:sz w:val="24"/>
            <w:szCs w:val="24"/>
            <w:vertAlign w:val="subscript"/>
          </w:rPr>
          <w:t>it</w:t>
        </w:r>
      </w:ins>
      <w:r w:rsidRPr="005D78A8">
        <w:rPr>
          <w:rFonts w:ascii="Times New Roman" w:hAnsi="Times New Roman" w:cs="Times New Roman"/>
          <w:bCs/>
          <w:sz w:val="24"/>
          <w:szCs w:val="24"/>
        </w:rPr>
        <w:t xml:space="preserve"> is the actual, known series value at the time t; F</w:t>
      </w:r>
      <w:r w:rsidRPr="005D78A8">
        <w:rPr>
          <w:rFonts w:ascii="Times New Roman" w:hAnsi="Times New Roman" w:cs="Times New Roman"/>
          <w:bCs/>
          <w:sz w:val="24"/>
          <w:szCs w:val="24"/>
          <w:vertAlign w:val="subscript"/>
        </w:rPr>
        <w:t>t</w:t>
      </w:r>
      <w:r w:rsidRPr="005D78A8">
        <w:rPr>
          <w:rFonts w:ascii="Times New Roman" w:hAnsi="Times New Roman" w:cs="Times New Roman"/>
          <w:bCs/>
          <w:sz w:val="24"/>
          <w:szCs w:val="24"/>
        </w:rPr>
        <w:t xml:space="preserve"> is the forecast value of the variable Y at the time t; F</w:t>
      </w:r>
      <w:r w:rsidRPr="005D78A8">
        <w:rPr>
          <w:rFonts w:ascii="Times New Roman" w:hAnsi="Times New Roman" w:cs="Times New Roman"/>
          <w:bCs/>
          <w:sz w:val="24"/>
          <w:szCs w:val="24"/>
          <w:vertAlign w:val="subscript"/>
        </w:rPr>
        <w:t>t+1</w:t>
      </w:r>
      <w:r w:rsidRPr="005D78A8">
        <w:rPr>
          <w:rFonts w:ascii="Times New Roman" w:hAnsi="Times New Roman" w:cs="Times New Roman"/>
          <w:bCs/>
          <w:sz w:val="24"/>
          <w:szCs w:val="24"/>
        </w:rPr>
        <w:t xml:space="preserve"> is the forecast value at the time t + 1; α is the smoothing variable</w:t>
      </w:r>
      <w:r w:rsidR="00964070" w:rsidRPr="005D78A8">
        <w:rPr>
          <w:rFonts w:ascii="Times New Roman" w:hAnsi="Times New Roman" w:cs="Times New Roman"/>
          <w:bCs/>
          <w:sz w:val="24"/>
          <w:szCs w:val="24"/>
        </w:rPr>
        <w:fldChar w:fldCharType="begin" w:fldLock="1"/>
      </w:r>
      <w:r w:rsidR="00323325">
        <w:rPr>
          <w:rFonts w:ascii="Times New Roman" w:hAnsi="Times New Roman" w:cs="Times New Roman"/>
          <w:bCs/>
          <w:sz w:val="24"/>
          <w:szCs w:val="24"/>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Informatica","id":"ITEM-1","issue":"3","issued":{"date-parts":[["2012","1"]]},"title":"Forecasting using simple exponential smoothing method","type":"article-journal","volume":"12"},"uris":["http://www.mendeley.com/documents/?uuid=6d132bac-16e6-45a9-84cb-d61a3aa9f9c4","http://www.mendeley.com/documents/?uuid=fcd1d151-f8ee-4645-be25-3427f251b510"]}],"mendeley":{"formattedCitation":"[23]","plainTextFormattedCitation":"[23]","previouslyFormattedCitation":"(23)"},"properties":{"noteIndex":0},"schema":"https://github.com/citation-style-language/schema/raw/master/csl-citation.json"}</w:instrText>
      </w:r>
      <w:r w:rsidR="00964070" w:rsidRPr="005D78A8">
        <w:rPr>
          <w:rFonts w:ascii="Times New Roman" w:hAnsi="Times New Roman" w:cs="Times New Roman"/>
          <w:bCs/>
          <w:sz w:val="24"/>
          <w:szCs w:val="24"/>
        </w:rPr>
        <w:fldChar w:fldCharType="separate"/>
      </w:r>
      <w:r w:rsidR="00323325" w:rsidRPr="00323325">
        <w:rPr>
          <w:rFonts w:ascii="Times New Roman" w:hAnsi="Times New Roman" w:cs="Times New Roman"/>
          <w:bCs/>
          <w:noProof/>
          <w:sz w:val="24"/>
          <w:szCs w:val="24"/>
        </w:rPr>
        <w:t>[23]</w:t>
      </w:r>
      <w:r w:rsidR="00964070"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xml:space="preserve">. The SES model for this study had been carried out using </w:t>
      </w:r>
      <w:ins w:id="183" w:author="ERAHEEM" w:date="2021-08-11T21:50:00Z">
        <w:r w:rsidRPr="005D78A8">
          <w:rPr>
            <w:rFonts w:ascii="Times New Roman" w:hAnsi="Times New Roman" w:cs="Times New Roman"/>
            <w:bCs/>
            <w:sz w:val="24"/>
            <w:szCs w:val="24"/>
          </w:rPr>
          <w:t xml:space="preserve">the </w:t>
        </w:r>
      </w:ins>
      <w:r w:rsidRPr="005D78A8">
        <w:rPr>
          <w:rFonts w:ascii="Times New Roman" w:hAnsi="Times New Roman" w:cs="Times New Roman"/>
          <w:bCs/>
          <w:sz w:val="24"/>
          <w:szCs w:val="24"/>
        </w:rPr>
        <w:t xml:space="preserve">R package </w:t>
      </w:r>
      <w:del w:id="184" w:author="ERAHEEM" w:date="2021-08-11T21:50:00Z">
        <w:r w:rsidR="00007DE5" w:rsidRPr="005D78A8">
          <w:rPr>
            <w:rFonts w:ascii="Times New Roman" w:hAnsi="Times New Roman" w:cs="Times New Roman"/>
            <w:bCs/>
            <w:sz w:val="24"/>
            <w:szCs w:val="24"/>
          </w:rPr>
          <w:delText>‘fpp2’</w:delText>
        </w:r>
      </w:del>
      <w:ins w:id="185" w:author="ERAHEEM" w:date="2021-08-11T21:50:00Z">
        <w:r w:rsidRPr="005D78A8">
          <w:rPr>
            <w:rFonts w:ascii="Times New Roman" w:hAnsi="Times New Roman" w:cs="Times New Roman"/>
            <w:bCs/>
            <w:sz w:val="24"/>
            <w:szCs w:val="24"/>
          </w:rPr>
          <w:t>'fpp2'</w:t>
        </w:r>
      </w:ins>
      <w:r w:rsidRPr="005D78A8">
        <w:rPr>
          <w:rFonts w:ascii="Times New Roman" w:hAnsi="Times New Roman" w:cs="Times New Roman"/>
          <w:bCs/>
          <w:sz w:val="24"/>
          <w:szCs w:val="24"/>
        </w:rPr>
        <w:t>.</w:t>
      </w:r>
      <w:r w:rsidRPr="005D78A8">
        <w:rPr>
          <w:rFonts w:ascii="Times New Roman" w:hAnsi="Times New Roman" w:cs="Times New Roman"/>
          <w:bCs/>
          <w:sz w:val="24"/>
          <w:szCs w:val="24"/>
        </w:rPr>
        <w:fldChar w:fldCharType="begin" w:fldLock="1"/>
      </w:r>
      <w:r w:rsidR="00323325">
        <w:rPr>
          <w:rFonts w:ascii="Times New Roman" w:hAnsi="Times New Roman" w:cs="Times New Roman"/>
          <w:bCs/>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edd9929e-2d8f-4f4f-ae54-da7415c36448","http://www.mendeley.com/documents/?uuid=20dd4b35-cbe7-4045-94fb-8337b2c01438"]}],"mendeley":{"formattedCitation":"[25]","plainTextFormattedCitation":"[25]","previouslyFormattedCitation":"(25)"},"properties":{"noteIndex":0},"schema":"https://github.com/citation-style-language/schema/raw/master/csl-citation.json"}</w:instrText>
      </w:r>
      <w:r w:rsidRPr="005D78A8">
        <w:rPr>
          <w:rFonts w:ascii="Times New Roman" w:hAnsi="Times New Roman" w:cs="Times New Roman"/>
          <w:bCs/>
          <w:sz w:val="24"/>
          <w:szCs w:val="24"/>
        </w:rPr>
        <w:fldChar w:fldCharType="separate"/>
      </w:r>
      <w:r w:rsidR="00323325" w:rsidRPr="00323325">
        <w:rPr>
          <w:rFonts w:ascii="Times New Roman" w:hAnsi="Times New Roman" w:cs="Times New Roman"/>
          <w:bCs/>
          <w:noProof/>
          <w:sz w:val="24"/>
          <w:szCs w:val="24"/>
        </w:rPr>
        <w:t>[25]</w:t>
      </w:r>
      <w:r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xml:space="preserve"> </w:t>
      </w:r>
    </w:p>
    <w:p w14:paraId="047F051F" w14:textId="77777777" w:rsidR="0022072E" w:rsidRPr="005D78A8" w:rsidRDefault="0022072E" w:rsidP="001810E8">
      <w:pPr>
        <w:spacing w:after="0" w:line="240" w:lineRule="auto"/>
        <w:jc w:val="both"/>
        <w:rPr>
          <w:rFonts w:ascii="Times New Roman" w:hAnsi="Times New Roman" w:cs="Times New Roman"/>
          <w:bCs/>
          <w:sz w:val="24"/>
          <w:szCs w:val="24"/>
        </w:rPr>
      </w:pPr>
    </w:p>
    <w:p w14:paraId="17F41F7A" w14:textId="77777777" w:rsidR="00964070" w:rsidRPr="005D78A8" w:rsidRDefault="00282C34"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Auto-Regressive Integrated Moving Average (ARIMA):</w:t>
      </w:r>
    </w:p>
    <w:p w14:paraId="0B683B0E" w14:textId="77777777" w:rsidR="00964070" w:rsidRPr="005D78A8" w:rsidRDefault="00282C34" w:rsidP="001810E8">
      <w:pPr>
        <w:spacing w:after="0" w:line="240" w:lineRule="auto"/>
        <w:jc w:val="both"/>
        <w:rPr>
          <w:rFonts w:ascii="Times New Roman" w:eastAsia="Calibri" w:hAnsi="Times New Roman" w:cs="Times New Roman"/>
          <w:sz w:val="24"/>
          <w:szCs w:val="24"/>
        </w:rPr>
      </w:pPr>
      <w:r w:rsidRPr="005D78A8">
        <w:rPr>
          <w:rFonts w:ascii="Times New Roman" w:eastAsia="Calibri" w:hAnsi="Times New Roman" w:cs="Times New Roman"/>
          <w:sz w:val="24"/>
          <w:szCs w:val="24"/>
        </w:rPr>
        <w:t xml:space="preserve">We used an </w:t>
      </w:r>
      <w:bookmarkStart w:id="186" w:name="_Hlk68956585"/>
      <w:r w:rsidRPr="005D78A8">
        <w:rPr>
          <w:rFonts w:ascii="Times New Roman" w:eastAsia="Calibri" w:hAnsi="Times New Roman" w:cs="Times New Roman"/>
          <w:sz w:val="24"/>
          <w:szCs w:val="24"/>
        </w:rPr>
        <w:t xml:space="preserve">ARIMA model </w:t>
      </w:r>
      <w:bookmarkEnd w:id="186"/>
      <w:r w:rsidRPr="005D78A8">
        <w:rPr>
          <w:rFonts w:ascii="Times New Roman" w:eastAsia="Calibri" w:hAnsi="Times New Roman" w:cs="Times New Roman"/>
          <w:sz w:val="24"/>
          <w:szCs w:val="24"/>
        </w:rPr>
        <w:t xml:space="preserve">to forecast the trend of global weekly cumulative </w:t>
      </w:r>
      <w:proofErr w:type="spellStart"/>
      <w:r w:rsidRPr="005D78A8">
        <w:rPr>
          <w:rFonts w:ascii="Times New Roman" w:eastAsia="Calibri" w:hAnsi="Times New Roman" w:cs="Times New Roman"/>
          <w:sz w:val="24"/>
          <w:szCs w:val="24"/>
        </w:rPr>
        <w:t>r</w:t>
      </w:r>
      <w:r w:rsidRPr="005D78A8">
        <w:rPr>
          <w:rFonts w:ascii="Times New Roman" w:eastAsia="Calibri" w:hAnsi="Times New Roman" w:cs="Times New Roman"/>
          <w:bCs/>
          <w:color w:val="000000"/>
          <w:sz w:val="24"/>
          <w:szCs w:val="24"/>
        </w:rPr>
        <w:t>CFR</w:t>
      </w:r>
      <w:proofErr w:type="spellEnd"/>
      <w:r w:rsidRPr="005D78A8">
        <w:rPr>
          <w:rFonts w:ascii="Times New Roman" w:eastAsia="Calibri" w:hAnsi="Times New Roman" w:cs="Times New Roman"/>
          <w:sz w:val="24"/>
          <w:szCs w:val="24"/>
        </w:rPr>
        <w:t>.</w:t>
      </w:r>
      <w:bookmarkStart w:id="187" w:name="_Hlk60782947"/>
      <w:r w:rsidRPr="005D78A8">
        <w:rPr>
          <w:rFonts w:ascii="Times New Roman" w:eastAsia="Calibri" w:hAnsi="Times New Roman" w:cs="Times New Roman"/>
          <w:sz w:val="24"/>
          <w:szCs w:val="24"/>
        </w:rPr>
        <w:t xml:space="preserve"> </w:t>
      </w:r>
      <w:bookmarkStart w:id="188" w:name="_Hlk63243342"/>
      <w:r w:rsidRPr="005D78A8">
        <w:rPr>
          <w:rFonts w:ascii="Times New Roman" w:eastAsia="Calibri" w:hAnsi="Times New Roman" w:cs="Times New Roman"/>
          <w:sz w:val="24"/>
          <w:szCs w:val="24"/>
        </w:rPr>
        <w:t xml:space="preserve">The ARIMA model is a </w:t>
      </w:r>
      <w:r w:rsidR="008E633F" w:rsidRPr="005D78A8">
        <w:rPr>
          <w:rFonts w:ascii="Times New Roman" w:eastAsia="Calibri" w:hAnsi="Times New Roman" w:cs="Times New Roman"/>
          <w:sz w:val="24"/>
          <w:szCs w:val="24"/>
        </w:rPr>
        <w:t>statistical</w:t>
      </w:r>
      <w:r w:rsidRPr="005D78A8">
        <w:rPr>
          <w:rFonts w:ascii="Times New Roman" w:eastAsia="Calibri" w:hAnsi="Times New Roman" w:cs="Times New Roman"/>
          <w:sz w:val="24"/>
          <w:szCs w:val="24"/>
        </w:rPr>
        <w:t xml:space="preserve">, data-oriented </w:t>
      </w:r>
      <w:r w:rsidR="008E633F" w:rsidRPr="005D78A8">
        <w:rPr>
          <w:rFonts w:ascii="Times New Roman" w:eastAsia="Calibri" w:hAnsi="Times New Roman" w:cs="Times New Roman"/>
          <w:sz w:val="24"/>
          <w:szCs w:val="24"/>
        </w:rPr>
        <w:t>analysis</w:t>
      </w:r>
      <w:r w:rsidRPr="005D78A8">
        <w:rPr>
          <w:rFonts w:ascii="Times New Roman" w:eastAsia="Calibri" w:hAnsi="Times New Roman" w:cs="Times New Roman"/>
          <w:sz w:val="24"/>
          <w:szCs w:val="24"/>
        </w:rPr>
        <w:t xml:space="preserve"> that </w:t>
      </w:r>
      <w:r w:rsidR="008E633F" w:rsidRPr="005D78A8">
        <w:rPr>
          <w:rFonts w:ascii="Times New Roman" w:eastAsia="Calibri" w:hAnsi="Times New Roman" w:cs="Times New Roman"/>
          <w:sz w:val="24"/>
          <w:szCs w:val="24"/>
        </w:rPr>
        <w:t>interpret a perfect</w:t>
      </w:r>
      <w:r w:rsidRPr="005D78A8">
        <w:rPr>
          <w:rFonts w:ascii="Times New Roman" w:eastAsia="Calibri" w:hAnsi="Times New Roman" w:cs="Times New Roman"/>
          <w:sz w:val="24"/>
          <w:szCs w:val="24"/>
        </w:rPr>
        <w:t xml:space="preserve"> model </w:t>
      </w:r>
      <w:r w:rsidR="008E633F" w:rsidRPr="005D78A8">
        <w:rPr>
          <w:rFonts w:ascii="Times New Roman" w:eastAsia="Calibri" w:hAnsi="Times New Roman" w:cs="Times New Roman"/>
          <w:sz w:val="24"/>
          <w:szCs w:val="24"/>
        </w:rPr>
        <w:t>by using</w:t>
      </w:r>
      <w:r w:rsidRPr="005D78A8">
        <w:rPr>
          <w:rFonts w:ascii="Times New Roman" w:eastAsia="Calibri" w:hAnsi="Times New Roman" w:cs="Times New Roman"/>
          <w:sz w:val="24"/>
          <w:szCs w:val="24"/>
        </w:rPr>
        <w:t xml:space="preserve"> the structure of the data itself.</w:t>
      </w:r>
      <w:r w:rsidRPr="005D78A8">
        <w:rPr>
          <w:rFonts w:ascii="Times New Roman" w:eastAsia="Calibri" w:hAnsi="Times New Roman" w:cs="Times New Roman"/>
          <w:sz w:val="24"/>
          <w:szCs w:val="24"/>
          <w:vertAlign w:val="superscript"/>
        </w:rPr>
        <w:t xml:space="preserve"> </w:t>
      </w:r>
      <w:r w:rsidRPr="005D78A8">
        <w:rPr>
          <w:rFonts w:ascii="Times New Roman" w:eastAsia="Calibri" w:hAnsi="Times New Roman" w:cs="Times New Roman"/>
          <w:sz w:val="24"/>
          <w:szCs w:val="24"/>
          <w:vertAlign w:val="superscript"/>
        </w:rPr>
        <w:fldChar w:fldCharType="begin" w:fldLock="1"/>
      </w:r>
      <w:r w:rsidR="00323325">
        <w:rPr>
          <w:rFonts w:ascii="Times New Roman" w:eastAsia="Calibri"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f72cc5f6-8bac-40e6-9d11-c0e034fb0414","http://www.mendeley.com/documents/?uuid=caf74de0-05bb-46ba-a1d9-d856943a1b82"]}],"mendeley":{"formattedCitation":"[26]","plainTextFormattedCitation":"[26]","previouslyFormattedCitation":"(26)"},"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323325" w:rsidRPr="00323325">
        <w:rPr>
          <w:rFonts w:ascii="Times New Roman" w:eastAsia="Calibri" w:hAnsi="Times New Roman" w:cs="Times New Roman"/>
          <w:noProof/>
          <w:sz w:val="24"/>
          <w:szCs w:val="24"/>
        </w:rPr>
        <w:t>[26]</w:t>
      </w:r>
      <w:r w:rsidRPr="005D78A8">
        <w:rPr>
          <w:rFonts w:ascii="Times New Roman" w:eastAsia="Calibri" w:hAnsi="Times New Roman" w:cs="Times New Roman"/>
          <w:sz w:val="24"/>
          <w:szCs w:val="24"/>
          <w:vertAlign w:val="superscript"/>
        </w:rPr>
        <w:fldChar w:fldCharType="end"/>
      </w:r>
      <w:r w:rsidRPr="005D78A8">
        <w:rPr>
          <w:rFonts w:ascii="Times New Roman" w:eastAsia="Calibri" w:hAnsi="Times New Roman" w:cs="Times New Roman"/>
          <w:sz w:val="24"/>
          <w:szCs w:val="24"/>
        </w:rPr>
        <w:t> </w:t>
      </w:r>
      <w:bookmarkEnd w:id="187"/>
      <w:r w:rsidRPr="005D78A8">
        <w:rPr>
          <w:rFonts w:ascii="Times New Roman" w:eastAsia="Calibri" w:hAnsi="Times New Roman" w:cs="Times New Roman"/>
          <w:sz w:val="24"/>
          <w:szCs w:val="24"/>
        </w:rPr>
        <w:t xml:space="preserve">This model </w:t>
      </w:r>
      <w:r w:rsidR="00B71004" w:rsidRPr="005D78A8">
        <w:rPr>
          <w:rFonts w:ascii="Times New Roman" w:eastAsia="Calibri" w:hAnsi="Times New Roman" w:cs="Times New Roman"/>
          <w:sz w:val="24"/>
          <w:szCs w:val="24"/>
        </w:rPr>
        <w:t>show</w:t>
      </w:r>
      <w:r w:rsidRPr="005D78A8">
        <w:rPr>
          <w:rFonts w:ascii="Times New Roman" w:eastAsia="Calibri" w:hAnsi="Times New Roman" w:cs="Times New Roman"/>
          <w:sz w:val="24"/>
          <w:szCs w:val="24"/>
        </w:rPr>
        <w:t xml:space="preserve">s that the time series values are linearly related and </w:t>
      </w:r>
      <w:r w:rsidR="00B71004" w:rsidRPr="005D78A8">
        <w:rPr>
          <w:rFonts w:ascii="Times New Roman" w:eastAsia="Calibri" w:hAnsi="Times New Roman" w:cs="Times New Roman"/>
          <w:sz w:val="24"/>
          <w:szCs w:val="24"/>
        </w:rPr>
        <w:t xml:space="preserve">defines </w:t>
      </w:r>
      <w:r w:rsidRPr="005D78A8">
        <w:rPr>
          <w:rFonts w:ascii="Times New Roman" w:eastAsia="Calibri" w:hAnsi="Times New Roman" w:cs="Times New Roman"/>
          <w:sz w:val="24"/>
          <w:szCs w:val="24"/>
        </w:rPr>
        <w:t>t</w:t>
      </w:r>
      <w:r w:rsidR="00B71004" w:rsidRPr="005D78A8">
        <w:rPr>
          <w:rFonts w:ascii="Times New Roman" w:eastAsia="Calibri" w:hAnsi="Times New Roman" w:cs="Times New Roman"/>
          <w:sz w:val="24"/>
          <w:szCs w:val="24"/>
        </w:rPr>
        <w:t>he</w:t>
      </w:r>
      <w:r w:rsidRPr="005D78A8">
        <w:rPr>
          <w:rFonts w:ascii="Times New Roman" w:eastAsia="Calibri" w:hAnsi="Times New Roman" w:cs="Times New Roman"/>
          <w:sz w:val="24"/>
          <w:szCs w:val="24"/>
        </w:rPr>
        <w:t xml:space="preserve"> extract </w:t>
      </w:r>
      <w:r w:rsidR="002B508A" w:rsidRPr="005D78A8">
        <w:rPr>
          <w:rFonts w:ascii="Times New Roman" w:eastAsia="Calibri" w:hAnsi="Times New Roman" w:cs="Times New Roman"/>
          <w:sz w:val="24"/>
          <w:szCs w:val="24"/>
        </w:rPr>
        <w:t>prediction</w:t>
      </w:r>
      <w:r w:rsidRPr="005D78A8">
        <w:rPr>
          <w:rFonts w:ascii="Times New Roman" w:eastAsia="Calibri" w:hAnsi="Times New Roman" w:cs="Times New Roman"/>
          <w:sz w:val="24"/>
          <w:szCs w:val="24"/>
        </w:rPr>
        <w:t xml:space="preserve"> by </w:t>
      </w:r>
      <w:r w:rsidR="008E633F" w:rsidRPr="005D78A8">
        <w:rPr>
          <w:rFonts w:ascii="Times New Roman" w:eastAsia="Calibri" w:hAnsi="Times New Roman" w:cs="Times New Roman"/>
          <w:sz w:val="24"/>
          <w:szCs w:val="24"/>
        </w:rPr>
        <w:t>deleting</w:t>
      </w:r>
      <w:r w:rsidRPr="005D78A8">
        <w:rPr>
          <w:rFonts w:ascii="Times New Roman" w:eastAsia="Calibri" w:hAnsi="Times New Roman" w:cs="Times New Roman"/>
          <w:sz w:val="24"/>
          <w:szCs w:val="24"/>
        </w:rPr>
        <w:t xml:space="preserve"> high-frequency noise from the data.</w:t>
      </w:r>
      <w:r w:rsidRPr="005D78A8">
        <w:rPr>
          <w:rFonts w:ascii="Times New Roman" w:eastAsia="Calibri" w:hAnsi="Times New Roman" w:cs="Times New Roman"/>
          <w:sz w:val="24"/>
          <w:szCs w:val="24"/>
        </w:rPr>
        <w:fldChar w:fldCharType="begin" w:fldLock="1"/>
      </w:r>
      <w:r w:rsidR="00323325">
        <w:rPr>
          <w:rFonts w:ascii="Times New Roman" w:eastAsia="Calibri"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http://www.mendeley.com/documents/?uuid=9f7eedc6-0077-47ff-be86-c33492f18b5f","http://www.mendeley.com/documents/?uuid=2e2421bf-6bcd-41e1-ba21-e56b1e761d05"]}],"mendeley":{"formattedCitation":"[27]","plainTextFormattedCitation":"[27]","previouslyFormattedCitation":"(27)"},"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323325" w:rsidRPr="00323325">
        <w:rPr>
          <w:rFonts w:ascii="Times New Roman" w:eastAsia="Calibri" w:hAnsi="Times New Roman" w:cs="Times New Roman"/>
          <w:noProof/>
          <w:sz w:val="24"/>
          <w:szCs w:val="24"/>
        </w:rPr>
        <w:t>[27]</w:t>
      </w:r>
      <w:r w:rsidRPr="005D78A8">
        <w:rPr>
          <w:rFonts w:ascii="Times New Roman" w:eastAsia="Calibri" w:hAnsi="Times New Roman" w:cs="Times New Roman"/>
          <w:sz w:val="24"/>
          <w:szCs w:val="24"/>
        </w:rPr>
        <w:fldChar w:fldCharType="end"/>
      </w:r>
      <w:r w:rsidRPr="005D78A8">
        <w:rPr>
          <w:rFonts w:ascii="Times New Roman" w:eastAsia="Calibri" w:hAnsi="Times New Roman" w:cs="Times New Roman"/>
          <w:sz w:val="24"/>
          <w:szCs w:val="24"/>
        </w:rPr>
        <w:t xml:space="preserve"> </w:t>
      </w:r>
    </w:p>
    <w:p w14:paraId="38AE3040" w14:textId="77777777" w:rsidR="00E0526F" w:rsidRDefault="00282C34" w:rsidP="001810E8">
      <w:pPr>
        <w:spacing w:after="0" w:line="240" w:lineRule="auto"/>
        <w:jc w:val="both"/>
        <w:rPr>
          <w:rFonts w:ascii="Times New Roman" w:eastAsia="Calibri" w:hAnsi="Times New Roman" w:cs="Times New Roman"/>
          <w:sz w:val="24"/>
          <w:szCs w:val="24"/>
        </w:rPr>
      </w:pPr>
      <w:bookmarkStart w:id="189" w:name="_Hlk60783059"/>
      <w:r w:rsidRPr="005D78A8">
        <w:rPr>
          <w:rFonts w:ascii="Times New Roman" w:eastAsia="Calibri" w:hAnsi="Times New Roman" w:cs="Times New Roman"/>
          <w:sz w:val="24"/>
          <w:szCs w:val="24"/>
        </w:rPr>
        <w:t xml:space="preserve">The benefit of ARIMA models is the ability to dynamically oriented </w:t>
      </w:r>
      <w:r w:rsidR="008E633F" w:rsidRPr="005D78A8">
        <w:rPr>
          <w:rFonts w:ascii="Times New Roman" w:eastAsia="Calibri" w:hAnsi="Times New Roman" w:cs="Times New Roman"/>
          <w:sz w:val="24"/>
          <w:szCs w:val="24"/>
        </w:rPr>
        <w:t>analysis</w:t>
      </w:r>
      <w:r w:rsidRPr="005D78A8">
        <w:rPr>
          <w:rFonts w:ascii="Times New Roman" w:eastAsia="Calibri" w:hAnsi="Times New Roman" w:cs="Times New Roman"/>
          <w:sz w:val="24"/>
          <w:szCs w:val="24"/>
        </w:rPr>
        <w:t xml:space="preserve"> which</w:t>
      </w:r>
      <w:r w:rsidR="008E633F" w:rsidRPr="005D78A8">
        <w:rPr>
          <w:rFonts w:ascii="Times New Roman" w:eastAsia="Calibri" w:hAnsi="Times New Roman" w:cs="Times New Roman"/>
          <w:sz w:val="24"/>
          <w:szCs w:val="24"/>
        </w:rPr>
        <w:t xml:space="preserve"> using recent data and make future prediction</w:t>
      </w:r>
      <w:r w:rsidRPr="005D78A8">
        <w:rPr>
          <w:rFonts w:ascii="Times New Roman" w:eastAsia="Calibri" w:hAnsi="Times New Roman" w:cs="Times New Roman"/>
          <w:sz w:val="24"/>
          <w:szCs w:val="24"/>
        </w:rPr>
        <w:t>.</w:t>
      </w:r>
      <w:r w:rsidRPr="005D78A8">
        <w:rPr>
          <w:rFonts w:ascii="Times New Roman" w:eastAsia="Calibri" w:hAnsi="Times New Roman" w:cs="Times New Roman"/>
          <w:sz w:val="24"/>
          <w:szCs w:val="24"/>
        </w:rPr>
        <w:fldChar w:fldCharType="begin" w:fldLock="1"/>
      </w:r>
      <w:r w:rsidR="00323325">
        <w:rPr>
          <w:rFonts w:ascii="Times New Roman" w:eastAsia="Calibri" w:hAnsi="Times New Roman" w:cs="Times New Roman"/>
          <w:sz w:val="24"/>
          <w:szCs w:val="24"/>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4bfdc0e5-09af-30a0-98df-38ba49d5fe6b","http://www.mendeley.com/documents/?uuid=23f70c1e-ddfc-4d0b-8222-03b48360a26e","http://www.mendeley.com/documents/?uuid=b777d042-1737-48e6-bc2f-a22ec75d144a"]}],"mendeley":{"formattedCitation":"[28]","plainTextFormattedCitation":"[28]","previouslyFormattedCitation":"(28)"},"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323325" w:rsidRPr="00323325">
        <w:rPr>
          <w:rFonts w:ascii="Times New Roman" w:eastAsia="Calibri" w:hAnsi="Times New Roman" w:cs="Times New Roman"/>
          <w:noProof/>
          <w:sz w:val="24"/>
          <w:szCs w:val="24"/>
        </w:rPr>
        <w:t>[28]</w:t>
      </w:r>
      <w:r w:rsidRPr="005D78A8">
        <w:rPr>
          <w:rFonts w:ascii="Times New Roman" w:eastAsia="Calibri" w:hAnsi="Times New Roman" w:cs="Times New Roman"/>
          <w:sz w:val="24"/>
          <w:szCs w:val="24"/>
        </w:rPr>
        <w:fldChar w:fldCharType="end"/>
      </w:r>
      <w:bookmarkEnd w:id="188"/>
      <w:r w:rsidRPr="005D78A8">
        <w:rPr>
          <w:rFonts w:ascii="Times New Roman" w:eastAsia="Calibri" w:hAnsi="Times New Roman" w:cs="Times New Roman"/>
          <w:sz w:val="24"/>
          <w:szCs w:val="24"/>
        </w:rPr>
        <w:t>.</w:t>
      </w:r>
      <w:r w:rsidR="00552AFF" w:rsidRPr="005D78A8">
        <w:rPr>
          <w:rFonts w:ascii="Times New Roman" w:eastAsia="Calibri" w:hAnsi="Times New Roman" w:cs="Times New Roman"/>
          <w:sz w:val="24"/>
          <w:szCs w:val="24"/>
        </w:rPr>
        <w:t xml:space="preserve"> For this studies</w:t>
      </w:r>
      <w:r w:rsidRPr="005D78A8">
        <w:rPr>
          <w:rFonts w:ascii="Times New Roman" w:eastAsia="Calibri" w:hAnsi="Times New Roman" w:cs="Times New Roman"/>
          <w:sz w:val="24"/>
          <w:szCs w:val="24"/>
        </w:rPr>
        <w:t xml:space="preserve"> R package ‘forecast’</w:t>
      </w:r>
      <w:r w:rsidR="00552AFF" w:rsidRPr="005D78A8">
        <w:rPr>
          <w:rFonts w:ascii="Times New Roman" w:eastAsia="Calibri" w:hAnsi="Times New Roman" w:cs="Times New Roman"/>
          <w:sz w:val="24"/>
          <w:szCs w:val="24"/>
        </w:rPr>
        <w:t xml:space="preserve"> had been us</w:t>
      </w:r>
      <w:r w:rsidR="004563A6">
        <w:rPr>
          <w:rFonts w:ascii="Times New Roman" w:eastAsia="Calibri" w:hAnsi="Times New Roman" w:cs="Times New Roman"/>
          <w:sz w:val="24"/>
          <w:szCs w:val="24"/>
        </w:rPr>
        <w:t>ed</w:t>
      </w:r>
      <w:r w:rsidR="00552AFF" w:rsidRPr="005D78A8">
        <w:rPr>
          <w:rFonts w:ascii="Times New Roman" w:eastAsia="Calibri" w:hAnsi="Times New Roman" w:cs="Times New Roman"/>
          <w:sz w:val="24"/>
          <w:szCs w:val="24"/>
        </w:rPr>
        <w:t xml:space="preserve"> f</w:t>
      </w:r>
      <w:r w:rsidR="004563A6">
        <w:rPr>
          <w:rFonts w:ascii="Times New Roman" w:eastAsia="Calibri" w:hAnsi="Times New Roman" w:cs="Times New Roman"/>
          <w:sz w:val="24"/>
          <w:szCs w:val="24"/>
        </w:rPr>
        <w:t>or</w:t>
      </w:r>
      <w:r w:rsidR="00B71004" w:rsidRPr="005D78A8">
        <w:rPr>
          <w:rFonts w:ascii="Times New Roman" w:hAnsi="Times New Roman" w:cs="Times New Roman"/>
          <w:sz w:val="24"/>
          <w:szCs w:val="24"/>
        </w:rPr>
        <w:t xml:space="preserve"> </w:t>
      </w:r>
      <w:r w:rsidR="00B71004" w:rsidRPr="005D78A8">
        <w:rPr>
          <w:rFonts w:ascii="Times New Roman" w:eastAsia="Calibri" w:hAnsi="Times New Roman" w:cs="Times New Roman"/>
          <w:sz w:val="24"/>
          <w:szCs w:val="24"/>
        </w:rPr>
        <w:t xml:space="preserve">eliminating </w:t>
      </w:r>
      <w:r w:rsidR="00552AFF" w:rsidRPr="005D78A8">
        <w:rPr>
          <w:rFonts w:ascii="Times New Roman" w:eastAsia="Calibri" w:hAnsi="Times New Roman" w:cs="Times New Roman"/>
          <w:sz w:val="24"/>
          <w:szCs w:val="24"/>
        </w:rPr>
        <w:t>or the ARIMA model</w:t>
      </w:r>
      <w:r w:rsidRPr="005D78A8">
        <w:rPr>
          <w:rFonts w:ascii="Times New Roman" w:eastAsia="Calibri" w:hAnsi="Times New Roman" w:cs="Times New Roman"/>
          <w:sz w:val="24"/>
          <w:szCs w:val="24"/>
        </w:rPr>
        <w:t xml:space="preserve"> </w:t>
      </w:r>
      <w:bookmarkEnd w:id="189"/>
      <w:r w:rsidRPr="005D78A8">
        <w:rPr>
          <w:rFonts w:ascii="Times New Roman" w:eastAsia="Calibri" w:hAnsi="Times New Roman" w:cs="Times New Roman"/>
          <w:sz w:val="24"/>
          <w:szCs w:val="24"/>
        </w:rPr>
        <w:fldChar w:fldCharType="begin" w:fldLock="1"/>
      </w:r>
      <w:r w:rsidR="00323325">
        <w:rPr>
          <w:rFonts w:ascii="Times New Roman" w:eastAsia="Calibri"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cdb9d58f-eab6-4078-94de-3c6253cd5317","http://www.mendeley.com/documents/?uuid=bebc46d0-beb0-4e66-b8e2-46c8ad41fe2e"]}],"mendeley":{"formattedCitation":"[29]","plainTextFormattedCitation":"[29]","previouslyFormattedCitation":"(29)"},"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323325" w:rsidRPr="00323325">
        <w:rPr>
          <w:rFonts w:ascii="Times New Roman" w:eastAsia="Calibri" w:hAnsi="Times New Roman" w:cs="Times New Roman"/>
          <w:noProof/>
          <w:sz w:val="24"/>
          <w:szCs w:val="24"/>
        </w:rPr>
        <w:t>[29]</w:t>
      </w:r>
      <w:r w:rsidRPr="005D78A8">
        <w:rPr>
          <w:rFonts w:ascii="Times New Roman" w:eastAsia="Calibri" w:hAnsi="Times New Roman" w:cs="Times New Roman"/>
          <w:sz w:val="24"/>
          <w:szCs w:val="24"/>
        </w:rPr>
        <w:fldChar w:fldCharType="end"/>
      </w:r>
      <w:r w:rsidRPr="005D78A8">
        <w:rPr>
          <w:rFonts w:ascii="Times New Roman" w:eastAsia="Calibri" w:hAnsi="Times New Roman" w:cs="Times New Roman"/>
          <w:sz w:val="24"/>
          <w:szCs w:val="24"/>
        </w:rPr>
        <w:t>.</w:t>
      </w:r>
    </w:p>
    <w:p w14:paraId="0D7DC884" w14:textId="77777777" w:rsidR="00165971" w:rsidRPr="005D78A8" w:rsidRDefault="00165971" w:rsidP="001810E8">
      <w:pPr>
        <w:spacing w:after="0" w:line="240" w:lineRule="auto"/>
        <w:jc w:val="both"/>
        <w:rPr>
          <w:rFonts w:ascii="Times New Roman" w:eastAsia="Calibri" w:hAnsi="Times New Roman" w:cs="Times New Roman"/>
          <w:sz w:val="24"/>
          <w:szCs w:val="24"/>
        </w:rPr>
      </w:pPr>
    </w:p>
    <w:p w14:paraId="2D822B73" w14:textId="77777777" w:rsidR="00964070" w:rsidRPr="005D78A8" w:rsidRDefault="00282C34" w:rsidP="001810E8">
      <w:pPr>
        <w:spacing w:after="0" w:line="240" w:lineRule="auto"/>
        <w:jc w:val="both"/>
        <w:rPr>
          <w:rFonts w:ascii="Times New Roman" w:eastAsia="Calibri" w:hAnsi="Times New Roman" w:cs="Times New Roman"/>
          <w:b/>
          <w:bCs/>
          <w:iCs/>
          <w:color w:val="000000"/>
          <w:sz w:val="24"/>
          <w:szCs w:val="24"/>
        </w:rPr>
      </w:pPr>
      <w:r w:rsidRPr="005D78A8">
        <w:rPr>
          <w:rFonts w:ascii="Times New Roman" w:eastAsia="Calibri" w:hAnsi="Times New Roman" w:cs="Times New Roman"/>
          <w:b/>
          <w:bCs/>
          <w:iCs/>
          <w:color w:val="000000"/>
          <w:sz w:val="24"/>
          <w:szCs w:val="24"/>
        </w:rPr>
        <w:t>Autoregressive Integrated Moving Average with Explanatory Variables (</w:t>
      </w:r>
      <w:bookmarkStart w:id="190" w:name="_Hlk69262431"/>
      <w:r w:rsidRPr="005D78A8">
        <w:rPr>
          <w:rFonts w:ascii="Times New Roman" w:eastAsia="Calibri" w:hAnsi="Times New Roman" w:cs="Times New Roman"/>
          <w:b/>
          <w:bCs/>
          <w:iCs/>
          <w:color w:val="000000"/>
          <w:sz w:val="24"/>
          <w:szCs w:val="24"/>
        </w:rPr>
        <w:t>ARIMAX</w:t>
      </w:r>
      <w:bookmarkEnd w:id="190"/>
      <w:r w:rsidRPr="005D78A8">
        <w:rPr>
          <w:rFonts w:ascii="Times New Roman" w:eastAsia="Calibri" w:hAnsi="Times New Roman" w:cs="Times New Roman"/>
          <w:b/>
          <w:bCs/>
          <w:iCs/>
          <w:color w:val="000000"/>
          <w:sz w:val="24"/>
          <w:szCs w:val="24"/>
        </w:rPr>
        <w:t>)</w:t>
      </w:r>
    </w:p>
    <w:p w14:paraId="75C996CB" w14:textId="77777777" w:rsidR="00F34BCD" w:rsidRDefault="00282C34"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color w:val="000000"/>
          <w:sz w:val="24"/>
          <w:szCs w:val="24"/>
        </w:rPr>
        <w:t>ARIMA models accept a direct relationship between the time-series values and attempt to exploit these straight conditions in perceptions, in arrange to extricate nearby designs, whereas removing high-frequency commotion. But in this model, the information explanatory variable (X) is added with the ARIMA model for the accurate interpretation which is called ARIMAX (p, d, q)</w:t>
      </w:r>
      <w:bookmarkStart w:id="191" w:name="_Hlk69263060"/>
      <w:r w:rsidRPr="005D78A8">
        <w:rPr>
          <w:rFonts w:ascii="Times New Roman" w:eastAsia="Calibri" w:hAnsi="Times New Roman" w:cs="Times New Roman"/>
          <w:color w:val="000000"/>
          <w:sz w:val="24"/>
          <w:szCs w:val="24"/>
        </w:rPr>
        <w:fldChar w:fldCharType="begin" w:fldLock="1"/>
      </w:r>
      <w:r w:rsidR="00323325">
        <w:rPr>
          <w:rFonts w:ascii="Times New Roman" w:eastAsia="Calibri" w:hAnsi="Times New Roman" w:cs="Times New Roman"/>
          <w:color w:val="000000"/>
          <w:sz w:val="24"/>
          <w:szCs w:val="24"/>
        </w:rPr>
        <w:instrText>ADDIN CSL_CITATION {"citationItems":[{"id":"ITEM-1","itemData":{"author":[{"dropping-particle":"","family":"Kongcharoen","given":"Chaleampong","non-dropping-particle":"","parse-names":false,"suffix":""},{"dropping-particle":"","family":"Kruangpradit","given":"Tapanee","non-dropping-particle":"","parse-names":false,"suffix":""}],"id":"ITEM-1","issued":{"date-parts":[["2013","6"]]},"title":"Autoregressive Integrated Moving Average with Explanatory Variable (ARIMAX) Model for Thailand Export","type":"book"},"uris":["http://www.mendeley.com/documents/?uuid=03660ccf-5478-4027-9b75-3d4344ef3bac","http://www.mendeley.com/documents/?uuid=681b4e88-141a-4c4b-b3a6-c97957b11d29"]}],"mendeley":{"formattedCitation":"[30]","plainTextFormattedCitation":"[30]","previouslyFormattedCitation":"(30)"},"properties":{"noteIndex":0},"schema":"https://github.com/citation-style-language/schema/raw/master/csl-citation.json"}</w:instrText>
      </w:r>
      <w:r w:rsidRPr="005D78A8">
        <w:rPr>
          <w:rFonts w:ascii="Times New Roman" w:eastAsia="Calibri" w:hAnsi="Times New Roman" w:cs="Times New Roman"/>
          <w:color w:val="000000"/>
          <w:sz w:val="24"/>
          <w:szCs w:val="24"/>
        </w:rPr>
        <w:fldChar w:fldCharType="separate"/>
      </w:r>
      <w:r w:rsidR="00323325" w:rsidRPr="00323325">
        <w:rPr>
          <w:rFonts w:ascii="Times New Roman" w:eastAsia="Calibri" w:hAnsi="Times New Roman" w:cs="Times New Roman"/>
          <w:noProof/>
          <w:color w:val="000000"/>
          <w:sz w:val="24"/>
          <w:szCs w:val="24"/>
        </w:rPr>
        <w:t>[30]</w:t>
      </w:r>
      <w:r w:rsidRPr="005D78A8">
        <w:rPr>
          <w:rFonts w:ascii="Times New Roman" w:eastAsia="Calibri" w:hAnsi="Times New Roman" w:cs="Times New Roman"/>
          <w:color w:val="000000"/>
          <w:sz w:val="24"/>
          <w:szCs w:val="24"/>
        </w:rPr>
        <w:fldChar w:fldCharType="end"/>
      </w:r>
      <w:r w:rsidRPr="005D78A8">
        <w:rPr>
          <w:rFonts w:ascii="Times New Roman" w:eastAsia="Calibri" w:hAnsi="Times New Roman" w:cs="Times New Roman"/>
          <w:color w:val="000000"/>
          <w:sz w:val="24"/>
          <w:szCs w:val="24"/>
        </w:rPr>
        <w:fldChar w:fldCharType="begin" w:fldLock="1"/>
      </w:r>
      <w:r w:rsidR="00323325">
        <w:rPr>
          <w:rFonts w:ascii="Times New Roman" w:eastAsia="Calibri" w:hAnsi="Times New Roman" w:cs="Times New Roman"/>
          <w:color w:val="000000"/>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2e2421bf-6bcd-41e1-ba21-e56b1e761d05","http://www.mendeley.com/documents/?uuid=0950f18e-d971-465f-9eea-23c6b8408d62"]}],"mendeley":{"formattedCitation":"[27]","plainTextFormattedCitation":"[27]","previouslyFormattedCitation":"(27)"},"properties":{"noteIndex":0},"schema":"https://github.com/citation-style-language/schema/raw/master/csl-citation.json"}</w:instrText>
      </w:r>
      <w:r w:rsidRPr="005D78A8">
        <w:rPr>
          <w:rFonts w:ascii="Times New Roman" w:eastAsia="Calibri" w:hAnsi="Times New Roman" w:cs="Times New Roman"/>
          <w:color w:val="000000"/>
          <w:sz w:val="24"/>
          <w:szCs w:val="24"/>
        </w:rPr>
        <w:fldChar w:fldCharType="separate"/>
      </w:r>
      <w:r w:rsidR="00323325" w:rsidRPr="00323325">
        <w:rPr>
          <w:rFonts w:ascii="Times New Roman" w:eastAsia="Calibri" w:hAnsi="Times New Roman" w:cs="Times New Roman"/>
          <w:noProof/>
          <w:color w:val="000000"/>
          <w:sz w:val="24"/>
          <w:szCs w:val="24"/>
        </w:rPr>
        <w:t>[27]</w:t>
      </w:r>
      <w:r w:rsidRPr="005D78A8">
        <w:rPr>
          <w:rFonts w:ascii="Times New Roman" w:eastAsia="Calibri" w:hAnsi="Times New Roman" w:cs="Times New Roman"/>
          <w:color w:val="000000"/>
          <w:sz w:val="24"/>
          <w:szCs w:val="24"/>
        </w:rPr>
        <w:fldChar w:fldCharType="end"/>
      </w:r>
      <w:r w:rsidRPr="005D78A8">
        <w:rPr>
          <w:rFonts w:ascii="Times New Roman" w:eastAsia="Calibri" w:hAnsi="Times New Roman" w:cs="Times New Roman"/>
          <w:color w:val="000000"/>
          <w:sz w:val="24"/>
          <w:szCs w:val="24"/>
        </w:rPr>
        <w:t>.</w:t>
      </w:r>
      <w:bookmarkEnd w:id="191"/>
      <w:r w:rsidR="000407A7" w:rsidRPr="005D78A8">
        <w:rPr>
          <w:rFonts w:ascii="Times New Roman" w:eastAsia="Calibri" w:hAnsi="Times New Roman" w:cs="Times New Roman"/>
          <w:color w:val="000000"/>
          <w:sz w:val="24"/>
          <w:szCs w:val="24"/>
        </w:rPr>
        <w:t xml:space="preserve"> </w:t>
      </w:r>
    </w:p>
    <w:p w14:paraId="51AAD68B" w14:textId="77777777" w:rsidR="001D5CDF" w:rsidRPr="005D78A8" w:rsidRDefault="001D5CDF" w:rsidP="001810E8">
      <w:pPr>
        <w:spacing w:after="0" w:line="240" w:lineRule="auto"/>
        <w:jc w:val="both"/>
        <w:rPr>
          <w:rFonts w:ascii="Times New Roman" w:eastAsia="Calibri" w:hAnsi="Times New Roman" w:cs="Times New Roman"/>
          <w:color w:val="000000"/>
          <w:sz w:val="24"/>
          <w:szCs w:val="24"/>
        </w:rPr>
      </w:pPr>
    </w:p>
    <w:p w14:paraId="21F56272" w14:textId="77777777" w:rsidR="00964070" w:rsidRPr="005D78A8" w:rsidRDefault="00282C34"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b/>
          <w:bCs/>
          <w:color w:val="000000"/>
          <w:sz w:val="24"/>
          <w:szCs w:val="24"/>
        </w:rPr>
        <w:t>Automatic Forecasting time-series model (Prophet):</w:t>
      </w:r>
    </w:p>
    <w:p w14:paraId="5DCE81FC" w14:textId="05A9E2C7" w:rsidR="00964070" w:rsidRPr="005D78A8" w:rsidRDefault="00282C34"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color w:val="000000"/>
          <w:sz w:val="24"/>
          <w:szCs w:val="24"/>
        </w:rPr>
        <w:t xml:space="preserve">We also </w:t>
      </w:r>
      <w:r w:rsidR="00A623CB" w:rsidRPr="005D78A8">
        <w:rPr>
          <w:rFonts w:ascii="Times New Roman" w:eastAsia="Calibri" w:hAnsi="Times New Roman" w:cs="Times New Roman"/>
          <w:color w:val="000000"/>
          <w:sz w:val="24"/>
          <w:szCs w:val="24"/>
        </w:rPr>
        <w:t>used</w:t>
      </w:r>
      <w:r w:rsidRPr="005D78A8">
        <w:rPr>
          <w:rFonts w:ascii="Times New Roman" w:eastAsia="Calibri" w:hAnsi="Times New Roman" w:cs="Times New Roman"/>
          <w:color w:val="000000"/>
          <w:sz w:val="24"/>
          <w:szCs w:val="24"/>
        </w:rPr>
        <w:t xml:space="preserve"> a </w:t>
      </w:r>
      <w:r w:rsidR="00A42BF4" w:rsidRPr="005D78A8">
        <w:rPr>
          <w:rFonts w:ascii="Times New Roman" w:eastAsia="Calibri" w:hAnsi="Times New Roman" w:cs="Times New Roman"/>
          <w:color w:val="000000"/>
          <w:sz w:val="24"/>
          <w:szCs w:val="24"/>
        </w:rPr>
        <w:t>construe</w:t>
      </w:r>
      <w:r w:rsidRPr="005D78A8">
        <w:rPr>
          <w:rFonts w:ascii="Times New Roman" w:eastAsia="Calibri" w:hAnsi="Times New Roman" w:cs="Times New Roman"/>
          <w:color w:val="000000"/>
          <w:sz w:val="24"/>
          <w:szCs w:val="24"/>
        </w:rPr>
        <w:t xml:space="preserve"> automatic forecasting time-series model called ‘Prophet’ using R package “prophet” to predict the 10-days fatality rate and </w:t>
      </w:r>
      <w:r w:rsidR="00A623CB" w:rsidRPr="005D78A8">
        <w:rPr>
          <w:rFonts w:ascii="Times New Roman" w:eastAsia="Calibri" w:hAnsi="Times New Roman" w:cs="Times New Roman"/>
          <w:color w:val="000000"/>
          <w:sz w:val="24"/>
          <w:szCs w:val="24"/>
        </w:rPr>
        <w:t>distinguished</w:t>
      </w:r>
      <w:r w:rsidRPr="005D78A8">
        <w:rPr>
          <w:rFonts w:ascii="Times New Roman" w:eastAsia="Calibri" w:hAnsi="Times New Roman" w:cs="Times New Roman"/>
          <w:color w:val="000000"/>
          <w:sz w:val="24"/>
          <w:szCs w:val="24"/>
        </w:rPr>
        <w:t xml:space="preserve">  </w:t>
      </w:r>
      <w:proofErr w:type="spellStart"/>
      <w:r w:rsidRPr="005D78A8">
        <w:rPr>
          <w:rFonts w:ascii="Times New Roman" w:eastAsia="Calibri" w:hAnsi="Times New Roman" w:cs="Times New Roman"/>
          <w:color w:val="000000"/>
          <w:sz w:val="24"/>
          <w:szCs w:val="24"/>
        </w:rPr>
        <w:t>r</w:t>
      </w:r>
      <w:r w:rsidRPr="005D78A8">
        <w:rPr>
          <w:rFonts w:ascii="Times New Roman" w:eastAsia="Calibri" w:hAnsi="Times New Roman" w:cs="Times New Roman"/>
          <w:bCs/>
          <w:color w:val="000000"/>
          <w:sz w:val="24"/>
          <w:szCs w:val="24"/>
        </w:rPr>
        <w:t>CFR</w:t>
      </w:r>
      <w:proofErr w:type="spellEnd"/>
      <w:r w:rsidRPr="005D78A8">
        <w:rPr>
          <w:rFonts w:ascii="Times New Roman" w:eastAsia="Calibri" w:hAnsi="Times New Roman" w:cs="Times New Roman"/>
          <w:color w:val="000000"/>
          <w:sz w:val="24"/>
          <w:szCs w:val="24"/>
        </w:rPr>
        <w:t>.</w:t>
      </w:r>
      <w:r w:rsidRPr="005D78A8">
        <w:rPr>
          <w:rFonts w:ascii="Times New Roman" w:eastAsia="Calibri" w:hAnsi="Times New Roman" w:cs="Times New Roman"/>
          <w:sz w:val="24"/>
          <w:szCs w:val="24"/>
          <w:vertAlign w:val="superscript"/>
        </w:rPr>
        <w:fldChar w:fldCharType="begin" w:fldLock="1"/>
      </w:r>
      <w:r w:rsidR="00323325">
        <w:rPr>
          <w:rFonts w:ascii="Times New Roman" w:eastAsia="Calibri"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http://www.mendeley.com/documents/?uuid=64213c80-c701-43e9-a213-8c111311dd65","http://www.mendeley.com/documents/?uuid=662f8774-6749-42c2-8253-64be16f4f463"]}],"mendeley":{"formattedCitation":"[31]","plainTextFormattedCitation":"[31]","previouslyFormattedCitation":"(31)"},"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323325" w:rsidRPr="00323325">
        <w:rPr>
          <w:rFonts w:ascii="Times New Roman" w:eastAsia="Calibri" w:hAnsi="Times New Roman" w:cs="Times New Roman"/>
          <w:noProof/>
          <w:sz w:val="24"/>
          <w:szCs w:val="24"/>
        </w:rPr>
        <w:t>[31]</w:t>
      </w:r>
      <w:r w:rsidRPr="005D78A8">
        <w:rPr>
          <w:rFonts w:ascii="Times New Roman" w:eastAsia="Calibri" w:hAnsi="Times New Roman" w:cs="Times New Roman"/>
          <w:sz w:val="24"/>
          <w:szCs w:val="24"/>
          <w:vertAlign w:val="superscript"/>
        </w:rPr>
        <w:fldChar w:fldCharType="end"/>
      </w:r>
      <w:r w:rsidRPr="005D78A8">
        <w:rPr>
          <w:rFonts w:ascii="Times New Roman" w:eastAsia="Calibri" w:hAnsi="Times New Roman" w:cs="Times New Roman"/>
          <w:color w:val="000000"/>
          <w:sz w:val="24"/>
          <w:szCs w:val="24"/>
        </w:rPr>
        <w:t xml:space="preserve"> </w:t>
      </w:r>
      <w:bookmarkStart w:id="192" w:name="_Hlk63243743"/>
      <w:r w:rsidRPr="005D78A8">
        <w:rPr>
          <w:rFonts w:ascii="Times New Roman" w:eastAsia="Calibri" w:hAnsi="Times New Roman" w:cs="Times New Roman"/>
          <w:sz w:val="24"/>
          <w:szCs w:val="24"/>
        </w:rPr>
        <w:t xml:space="preserve">The Prophet model </w:t>
      </w:r>
      <w:r w:rsidR="00A42BF4" w:rsidRPr="005D78A8">
        <w:rPr>
          <w:rFonts w:ascii="Times New Roman" w:eastAsia="Calibri" w:hAnsi="Times New Roman" w:cs="Times New Roman"/>
          <w:sz w:val="24"/>
          <w:szCs w:val="24"/>
        </w:rPr>
        <w:t>doesn’t want</w:t>
      </w:r>
      <w:r w:rsidRPr="005D78A8">
        <w:rPr>
          <w:rFonts w:ascii="Times New Roman" w:eastAsia="Calibri" w:hAnsi="Times New Roman" w:cs="Times New Roman"/>
          <w:sz w:val="24"/>
          <w:szCs w:val="24"/>
        </w:rPr>
        <w:t xml:space="preserve"> the temporal dependence of the irregular observations </w:t>
      </w:r>
      <w:r w:rsidR="003A7684">
        <w:rPr>
          <w:rFonts w:ascii="Times New Roman" w:eastAsia="Calibri" w:hAnsi="Times New Roman" w:cs="Times New Roman"/>
          <w:sz w:val="24"/>
          <w:szCs w:val="24"/>
        </w:rPr>
        <w:t xml:space="preserve">that </w:t>
      </w:r>
      <w:r w:rsidRPr="005D78A8">
        <w:rPr>
          <w:rFonts w:ascii="Times New Roman" w:eastAsia="Calibri" w:hAnsi="Times New Roman" w:cs="Times New Roman"/>
          <w:sz w:val="24"/>
          <w:szCs w:val="24"/>
        </w:rPr>
        <w:t>are allowed in the data set and the model fits very quickly</w:t>
      </w:r>
      <w:r w:rsidRPr="005D78A8">
        <w:rPr>
          <w:rFonts w:ascii="Times New Roman" w:eastAsia="Calibri" w:hAnsi="Times New Roman" w:cs="Times New Roman"/>
          <w:sz w:val="24"/>
          <w:szCs w:val="24"/>
          <w:vertAlign w:val="superscript"/>
        </w:rPr>
        <w:fldChar w:fldCharType="begin" w:fldLock="1"/>
      </w:r>
      <w:r w:rsidR="00323325">
        <w:rPr>
          <w:rFonts w:ascii="Times New Roman" w:eastAsia="Calibri" w:hAnsi="Times New Roman" w:cs="Times New Roman"/>
          <w:sz w:val="24"/>
          <w:szCs w:val="24"/>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http://www.mendeley.com/documents/?uuid=4eae32d0-2269-45cd-bd98-cef002c579a9","http://www.mendeley.com/documents/?uuid=6bc6f804-f418-4e32-bf0f-30cf4ad24f63"]}],"mendeley":{"formattedCitation":"[32]","plainTextFormattedCitation":"[32]","previouslyFormattedCitation":"(32)"},"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323325" w:rsidRPr="00323325">
        <w:rPr>
          <w:rFonts w:ascii="Times New Roman" w:eastAsia="Calibri" w:hAnsi="Times New Roman" w:cs="Times New Roman"/>
          <w:noProof/>
          <w:sz w:val="24"/>
          <w:szCs w:val="24"/>
        </w:rPr>
        <w:t>[32]</w:t>
      </w:r>
      <w:r w:rsidRPr="005D78A8">
        <w:rPr>
          <w:rFonts w:ascii="Times New Roman" w:eastAsia="Calibri" w:hAnsi="Times New Roman" w:cs="Times New Roman"/>
          <w:sz w:val="24"/>
          <w:szCs w:val="24"/>
          <w:vertAlign w:val="superscript"/>
        </w:rPr>
        <w:fldChar w:fldCharType="end"/>
      </w:r>
      <w:r w:rsidR="005C6C16" w:rsidRPr="005D78A8">
        <w:rPr>
          <w:rFonts w:ascii="Times New Roman" w:eastAsia="Calibri" w:hAnsi="Times New Roman" w:cs="Times New Roman"/>
          <w:sz w:val="24"/>
          <w:szCs w:val="24"/>
        </w:rPr>
        <w:t>.The benefit is, it collect missing data also and manages outliers well generally</w:t>
      </w:r>
      <w:ins w:id="193" w:author="Microsoft account" w:date="2021-08-17T23:25:00Z">
        <w:r w:rsidR="007D30C7">
          <w:rPr>
            <w:rFonts w:ascii="Times New Roman" w:eastAsia="Calibri" w:hAnsi="Times New Roman" w:cs="Times New Roman"/>
            <w:sz w:val="24"/>
            <w:szCs w:val="24"/>
          </w:rPr>
          <w:t xml:space="preserve"> </w:t>
        </w:r>
      </w:ins>
      <w:del w:id="194" w:author="Microsoft account" w:date="2021-08-17T23:25:00Z">
        <w:r w:rsidR="005C6C16" w:rsidRPr="005D78A8" w:rsidDel="007D30C7">
          <w:rPr>
            <w:rFonts w:ascii="Times New Roman" w:eastAsia="Calibri" w:hAnsi="Times New Roman" w:cs="Times New Roman"/>
            <w:sz w:val="24"/>
            <w:szCs w:val="24"/>
          </w:rPr>
          <w:delText>.</w:delText>
        </w:r>
      </w:del>
      <w:r w:rsidR="005C6C16" w:rsidRPr="005D78A8">
        <w:rPr>
          <w:rFonts w:ascii="Times New Roman" w:eastAsia="Calibri" w:hAnsi="Times New Roman" w:cs="Times New Roman"/>
          <w:sz w:val="24"/>
          <w:szCs w:val="24"/>
        </w:rPr>
        <w:fldChar w:fldCharType="begin" w:fldLock="1"/>
      </w:r>
      <w:r w:rsidR="00323325">
        <w:rPr>
          <w:rFonts w:ascii="Times New Roman" w:eastAsia="Calibri"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32b0c253-3adb-4d3d-9f54-701b205e36fb","http://www.mendeley.com/documents/?uuid=b3f7b72c-576b-4e63-9402-c553ee32a1a3"]}],"mendeley":{"formattedCitation":"[33]","plainTextFormattedCitation":"[33]","previouslyFormattedCitation":"(33)"},"properties":{"noteIndex":0},"schema":"https://github.com/citation-style-language/schema/raw/master/csl-citation.json"}</w:instrText>
      </w:r>
      <w:r w:rsidR="005C6C16" w:rsidRPr="005D78A8">
        <w:rPr>
          <w:rFonts w:ascii="Times New Roman" w:eastAsia="Calibri" w:hAnsi="Times New Roman" w:cs="Times New Roman"/>
          <w:sz w:val="24"/>
          <w:szCs w:val="24"/>
        </w:rPr>
        <w:fldChar w:fldCharType="separate"/>
      </w:r>
      <w:r w:rsidR="00323325" w:rsidRPr="00323325">
        <w:rPr>
          <w:rFonts w:ascii="Times New Roman" w:eastAsia="Calibri" w:hAnsi="Times New Roman" w:cs="Times New Roman"/>
          <w:noProof/>
          <w:sz w:val="24"/>
          <w:szCs w:val="24"/>
        </w:rPr>
        <w:t>[33]</w:t>
      </w:r>
      <w:r w:rsidR="005C6C16" w:rsidRPr="005D78A8">
        <w:rPr>
          <w:rFonts w:ascii="Times New Roman" w:eastAsia="Calibri" w:hAnsi="Times New Roman" w:cs="Times New Roman"/>
          <w:sz w:val="24"/>
          <w:szCs w:val="24"/>
        </w:rPr>
        <w:fldChar w:fldCharType="end"/>
      </w:r>
      <w:r w:rsidR="005C6C16" w:rsidRPr="005D78A8">
        <w:rPr>
          <w:rFonts w:ascii="Times New Roman" w:eastAsia="Calibri" w:hAnsi="Times New Roman" w:cs="Times New Roman"/>
          <w:sz w:val="24"/>
          <w:szCs w:val="24"/>
        </w:rPr>
        <w:t xml:space="preserve">. </w:t>
      </w:r>
      <w:r w:rsidRPr="005D78A8">
        <w:rPr>
          <w:rFonts w:ascii="Times New Roman" w:eastAsia="Calibri" w:hAnsi="Times New Roman" w:cs="Times New Roman"/>
          <w:color w:val="000000"/>
          <w:sz w:val="24"/>
          <w:szCs w:val="24"/>
        </w:rPr>
        <w:t>There are three main f</w:t>
      </w:r>
      <w:r w:rsidR="005C6C16" w:rsidRPr="005D78A8">
        <w:rPr>
          <w:rFonts w:ascii="Times New Roman" w:eastAsia="Calibri" w:hAnsi="Times New Roman" w:cs="Times New Roman"/>
          <w:color w:val="000000"/>
          <w:sz w:val="24"/>
          <w:szCs w:val="24"/>
        </w:rPr>
        <w:t xml:space="preserve">actors </w:t>
      </w:r>
      <w:r w:rsidRPr="005D78A8">
        <w:rPr>
          <w:rFonts w:ascii="Times New Roman" w:eastAsia="Calibri" w:hAnsi="Times New Roman" w:cs="Times New Roman"/>
          <w:color w:val="000000"/>
          <w:sz w:val="24"/>
          <w:szCs w:val="24"/>
        </w:rPr>
        <w:t>of the model, i.e., trend, seasonality, holidays. It can be represented as,</w:t>
      </w:r>
    </w:p>
    <w:p w14:paraId="565D80D4" w14:textId="77777777" w:rsidR="00964070" w:rsidRPr="005D78A8" w:rsidRDefault="00282C34" w:rsidP="001810E8">
      <w:pPr>
        <w:spacing w:after="0" w:line="240" w:lineRule="auto"/>
        <w:jc w:val="both"/>
        <w:rPr>
          <w:rFonts w:ascii="Times New Roman" w:eastAsia="Calibri" w:hAnsi="Times New Roman" w:cs="Times New Roman"/>
          <w:i/>
          <w:iCs/>
          <w:color w:val="000000"/>
          <w:sz w:val="24"/>
          <w:szCs w:val="24"/>
        </w:rPr>
      </w:pPr>
      <w:r w:rsidRPr="005D78A8">
        <w:rPr>
          <w:rFonts w:ascii="Times New Roman" w:eastAsia="Calibri" w:hAnsi="Times New Roman" w:cs="Times New Roman"/>
          <w:i/>
          <w:iCs/>
          <w:color w:val="000000"/>
          <w:sz w:val="24"/>
          <w:szCs w:val="24"/>
        </w:rPr>
        <w:t xml:space="preserve">Y (t) = g(t) + s(t) + h(t) + </w:t>
      </w:r>
      <w:r w:rsidRPr="005D78A8">
        <w:rPr>
          <w:rFonts w:ascii="Cambria Math" w:eastAsia="Calibri" w:hAnsi="Cambria Math" w:cs="Cambria Math"/>
          <w:i/>
          <w:iCs/>
          <w:color w:val="000000"/>
          <w:sz w:val="24"/>
          <w:szCs w:val="24"/>
        </w:rPr>
        <w:t>∈</w:t>
      </w:r>
      <w:r w:rsidRPr="005D78A8">
        <w:rPr>
          <w:rFonts w:ascii="Times New Roman" w:eastAsia="Calibri" w:hAnsi="Times New Roman" w:cs="Times New Roman"/>
          <w:i/>
          <w:iCs/>
          <w:color w:val="000000"/>
          <w:sz w:val="24"/>
          <w:szCs w:val="24"/>
          <w:vertAlign w:val="subscript"/>
        </w:rPr>
        <w:t>t</w:t>
      </w:r>
    </w:p>
    <w:p w14:paraId="5C242E83" w14:textId="77777777" w:rsidR="00964070" w:rsidRPr="005D78A8" w:rsidRDefault="00282C34" w:rsidP="001810E8">
      <w:pPr>
        <w:spacing w:after="0" w:line="240" w:lineRule="auto"/>
        <w:jc w:val="both"/>
        <w:rPr>
          <w:rFonts w:ascii="Times New Roman" w:eastAsia="Calibri" w:hAnsi="Times New Roman" w:cs="Times New Roman"/>
          <w:b/>
          <w:bCs/>
          <w:i/>
          <w:iCs/>
          <w:color w:val="000000"/>
          <w:sz w:val="24"/>
          <w:szCs w:val="24"/>
          <w:shd w:val="clear" w:color="auto" w:fill="FFFFFF"/>
          <w:lang w:val="en-US"/>
        </w:rPr>
      </w:pPr>
      <w:bookmarkStart w:id="195" w:name="_Hlk60783288"/>
      <w:bookmarkStart w:id="196" w:name="_Hlk63244087"/>
      <w:r w:rsidRPr="005D78A8">
        <w:rPr>
          <w:rFonts w:ascii="Times New Roman" w:eastAsia="Calibri" w:hAnsi="Times New Roman" w:cs="Times New Roman"/>
          <w:color w:val="000000"/>
          <w:sz w:val="24"/>
          <w:szCs w:val="24"/>
        </w:rPr>
        <w:t xml:space="preserve">where the model parameters g(t), s(t), h(t), </w:t>
      </w:r>
      <w:r w:rsidRPr="005D78A8">
        <w:rPr>
          <w:rFonts w:ascii="Cambria Math" w:eastAsia="Calibri" w:hAnsi="Cambria Math" w:cs="Cambria Math"/>
          <w:color w:val="000000"/>
          <w:sz w:val="24"/>
          <w:szCs w:val="24"/>
        </w:rPr>
        <w:t>∈</w:t>
      </w:r>
      <w:r w:rsidRPr="005D78A8">
        <w:rPr>
          <w:rFonts w:ascii="Times New Roman" w:eastAsia="Calibri" w:hAnsi="Times New Roman" w:cs="Times New Roman"/>
          <w:color w:val="000000"/>
          <w:sz w:val="24"/>
          <w:szCs w:val="24"/>
          <w:vertAlign w:val="subscript"/>
        </w:rPr>
        <w:t>t</w:t>
      </w:r>
      <w:r w:rsidRPr="005D78A8">
        <w:rPr>
          <w:rFonts w:ascii="Times New Roman" w:eastAsia="Calibri" w:hAnsi="Times New Roman" w:cs="Times New Roman"/>
          <w:color w:val="000000"/>
          <w:sz w:val="24"/>
          <w:szCs w:val="24"/>
        </w:rPr>
        <w:t xml:space="preserve"> is piecewise linear curve</w:t>
      </w:r>
      <w:bookmarkEnd w:id="195"/>
      <w:r w:rsidRPr="005D78A8">
        <w:rPr>
          <w:rFonts w:ascii="Times New Roman" w:eastAsia="Calibri" w:hAnsi="Times New Roman" w:cs="Times New Roman"/>
          <w:color w:val="000000"/>
          <w:sz w:val="24"/>
          <w:szCs w:val="24"/>
        </w:rPr>
        <w:t xml:space="preserve"> for modelling non-periodic changes in time series, periodic changes, the effects of holidays with irregular schedules considered in the model by some parameters, respectively. </w:t>
      </w:r>
      <w:r w:rsidR="00FF68D8" w:rsidRPr="00FF68D8">
        <w:rPr>
          <w:rFonts w:ascii="Times New Roman" w:eastAsia="Calibri" w:hAnsi="Times New Roman" w:cs="Times New Roman"/>
          <w:color w:val="000000"/>
          <w:sz w:val="24"/>
          <w:szCs w:val="24"/>
        </w:rPr>
        <w:t xml:space="preserve">Any unanticipated </w:t>
      </w:r>
      <w:r w:rsidR="00FF68D8" w:rsidRPr="00FF68D8">
        <w:rPr>
          <w:rFonts w:ascii="Times New Roman" w:eastAsia="Calibri" w:hAnsi="Times New Roman" w:cs="Times New Roman"/>
          <w:color w:val="000000"/>
          <w:sz w:val="24"/>
          <w:szCs w:val="24"/>
        </w:rPr>
        <w:lastRenderedPageBreak/>
        <w:t>changes in the analysis that the model does not allow for are represented by this error term.</w:t>
      </w:r>
      <w:r w:rsidR="00FF68D8" w:rsidRPr="00FF68D8">
        <w:rPr>
          <w:rFonts w:ascii="Times New Roman" w:eastAsia="Calibri" w:hAnsi="Times New Roman" w:cs="Times New Roman"/>
          <w:color w:val="000000"/>
          <w:sz w:val="24"/>
          <w:szCs w:val="24"/>
          <w:highlight w:val="yellow"/>
        </w:rPr>
        <w:t xml:space="preserve"> </w:t>
      </w:r>
      <w:r w:rsidRPr="00FB4049">
        <w:rPr>
          <w:rFonts w:ascii="Times New Roman" w:eastAsia="Calibri" w:hAnsi="Times New Roman" w:cs="Times New Roman"/>
          <w:sz w:val="24"/>
          <w:szCs w:val="24"/>
        </w:rPr>
        <w:fldChar w:fldCharType="begin" w:fldLock="1"/>
      </w:r>
      <w:r w:rsidR="00323325" w:rsidRPr="00FB4049">
        <w:rPr>
          <w:rFonts w:ascii="Times New Roman" w:eastAsia="Calibri"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b3f7b72c-576b-4e63-9402-c553ee32a1a3","http://www.mendeley.com/documents/?uuid=32b0c253-3adb-4d3d-9f54-701b205e36fb","http://www.mendeley.com/documents/?uuid=0c809dbb-2d72-32d9-a2c7-4123a74e48b7"]}],"mendeley":{"formattedCitation":"[33]","plainTextFormattedCitation":"[33]","previouslyFormattedCitation":"(33)"},"properties":{"noteIndex":0},"schema":"https://github.com/citation-style-language/schema/raw/master/csl-citation.json"}</w:instrText>
      </w:r>
      <w:r w:rsidRPr="00FB4049">
        <w:rPr>
          <w:rFonts w:ascii="Times New Roman" w:eastAsia="Calibri" w:hAnsi="Times New Roman" w:cs="Times New Roman"/>
          <w:sz w:val="24"/>
          <w:szCs w:val="24"/>
        </w:rPr>
        <w:fldChar w:fldCharType="separate"/>
      </w:r>
      <w:r w:rsidR="00323325" w:rsidRPr="00FB4049">
        <w:rPr>
          <w:rFonts w:ascii="Times New Roman" w:eastAsia="Calibri" w:hAnsi="Times New Roman" w:cs="Times New Roman"/>
          <w:noProof/>
          <w:sz w:val="24"/>
          <w:szCs w:val="24"/>
        </w:rPr>
        <w:t>[33]</w:t>
      </w:r>
      <w:r w:rsidRPr="00FB4049">
        <w:rPr>
          <w:rFonts w:ascii="Times New Roman" w:eastAsia="Calibri" w:hAnsi="Times New Roman" w:cs="Times New Roman"/>
          <w:sz w:val="24"/>
          <w:szCs w:val="24"/>
        </w:rPr>
        <w:fldChar w:fldCharType="end"/>
      </w:r>
      <w:r w:rsidR="00FA0261" w:rsidRPr="00363E63">
        <w:rPr>
          <w:rFonts w:ascii="Times New Roman" w:eastAsia="Calibri" w:hAnsi="Times New Roman" w:cs="Times New Roman"/>
          <w:sz w:val="24"/>
          <w:szCs w:val="24"/>
          <w:highlight w:val="yellow"/>
        </w:rPr>
        <w:fldChar w:fldCharType="begin" w:fldLock="1"/>
      </w:r>
      <w:r w:rsidR="00323325">
        <w:rPr>
          <w:rFonts w:ascii="Times New Roman" w:eastAsia="Calibri" w:hAnsi="Times New Roman" w:cs="Times New Roman"/>
          <w:sz w:val="24"/>
          <w:szCs w:val="24"/>
          <w:highlight w:val="yellow"/>
        </w:rPr>
        <w:instrText>ADDIN CSL_CITATION {"citationItems":[{"id":"ITEM-1","itemData":{"DOI":"10.4269/ajtmh.20-1496","ISSN":"0002-9637","abstract":"The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Hygiene","id":"ITEM-1","issued":{"date-parts":[["2021","4"]]},"title":"The Global Case-Fatality Rate of COVID-19 Has Been Declining Since May 2020","type":"article-journal"},"uris":["http://www.mendeley.com/documents/?uuid=5d1eac0f-9129-46f1-aee4-e066e5cea9a9","http://www.mendeley.com/documents/?uuid=2a2aef27-a76b-4d3c-ad7d-700c1499b723"]}],"mendeley":{"formattedCitation":"[34]","plainTextFormattedCitation":"[34]","previouslyFormattedCitation":"(34)"},"properties":{"noteIndex":0},"schema":"https://github.com/citation-style-language/schema/raw/master/csl-citation.json"}</w:instrText>
      </w:r>
      <w:r w:rsidR="00FA0261" w:rsidRPr="00363E63">
        <w:rPr>
          <w:rFonts w:ascii="Times New Roman" w:eastAsia="Calibri" w:hAnsi="Times New Roman" w:cs="Times New Roman"/>
          <w:sz w:val="24"/>
          <w:szCs w:val="24"/>
          <w:highlight w:val="yellow"/>
        </w:rPr>
        <w:fldChar w:fldCharType="separate"/>
      </w:r>
      <w:r w:rsidR="00323325" w:rsidRPr="00323325">
        <w:rPr>
          <w:rFonts w:ascii="Times New Roman" w:eastAsia="Calibri" w:hAnsi="Times New Roman" w:cs="Times New Roman"/>
          <w:noProof/>
          <w:sz w:val="24"/>
          <w:szCs w:val="24"/>
          <w:highlight w:val="yellow"/>
        </w:rPr>
        <w:t>[34]</w:t>
      </w:r>
      <w:r w:rsidR="00FA0261" w:rsidRPr="00363E63">
        <w:rPr>
          <w:rFonts w:ascii="Times New Roman" w:eastAsia="Calibri" w:hAnsi="Times New Roman" w:cs="Times New Roman"/>
          <w:sz w:val="24"/>
          <w:szCs w:val="24"/>
          <w:highlight w:val="yellow"/>
        </w:rPr>
        <w:fldChar w:fldCharType="end"/>
      </w:r>
      <w:r w:rsidRPr="00363E63">
        <w:rPr>
          <w:rFonts w:ascii="Times New Roman" w:eastAsia="Calibri" w:hAnsi="Times New Roman" w:cs="Times New Roman"/>
          <w:color w:val="000000"/>
          <w:sz w:val="24"/>
          <w:szCs w:val="24"/>
          <w:highlight w:val="yellow"/>
        </w:rPr>
        <w:t xml:space="preserve"> </w:t>
      </w:r>
      <w:bookmarkEnd w:id="192"/>
      <w:bookmarkEnd w:id="196"/>
      <w:r w:rsidR="00A72806" w:rsidRPr="00363E63">
        <w:rPr>
          <w:rFonts w:ascii="Times New Roman" w:eastAsia="Calibri" w:hAnsi="Times New Roman" w:cs="Times New Roman"/>
          <w:color w:val="000000"/>
          <w:sz w:val="24"/>
          <w:szCs w:val="24"/>
          <w:highlight w:val="yellow"/>
        </w:rPr>
        <w:t>.</w:t>
      </w:r>
    </w:p>
    <w:p w14:paraId="73194E33" w14:textId="77777777" w:rsidR="00964070" w:rsidRPr="005D78A8" w:rsidRDefault="00964070" w:rsidP="001810E8">
      <w:pPr>
        <w:spacing w:after="0" w:line="240" w:lineRule="auto"/>
        <w:jc w:val="both"/>
        <w:rPr>
          <w:rFonts w:ascii="Times New Roman" w:eastAsia="Calibri" w:hAnsi="Times New Roman" w:cs="Times New Roman"/>
          <w:b/>
          <w:bCs/>
          <w:i/>
          <w:iCs/>
          <w:color w:val="000000"/>
          <w:sz w:val="24"/>
          <w:szCs w:val="24"/>
          <w:shd w:val="clear" w:color="auto" w:fill="FFFFFF"/>
          <w:lang w:val="en-US"/>
        </w:rPr>
      </w:pPr>
    </w:p>
    <w:p w14:paraId="2CD9E8F9" w14:textId="77777777" w:rsidR="00964070" w:rsidRPr="005D78A8" w:rsidRDefault="00282C34" w:rsidP="001810E8">
      <w:pPr>
        <w:spacing w:after="0" w:line="240" w:lineRule="auto"/>
        <w:jc w:val="both"/>
        <w:rPr>
          <w:rFonts w:ascii="Times New Roman" w:eastAsia="Calibri" w:hAnsi="Times New Roman" w:cs="Times New Roman"/>
          <w:b/>
          <w:bCs/>
          <w:color w:val="000000"/>
          <w:sz w:val="24"/>
          <w:szCs w:val="24"/>
          <w:shd w:val="clear" w:color="auto" w:fill="FFFFFF"/>
          <w:lang w:val="da-DK"/>
        </w:rPr>
      </w:pPr>
      <w:r w:rsidRPr="005D78A8">
        <w:rPr>
          <w:rFonts w:ascii="Times New Roman" w:eastAsia="Calibri" w:hAnsi="Times New Roman" w:cs="Times New Roman"/>
          <w:b/>
          <w:bCs/>
          <w:color w:val="000000"/>
          <w:sz w:val="24"/>
          <w:szCs w:val="24"/>
          <w:shd w:val="clear" w:color="auto" w:fill="FFFFFF"/>
          <w:lang w:val="da-DK"/>
        </w:rPr>
        <w:t xml:space="preserve">Mann-Kendall (M-K) trend: </w:t>
      </w:r>
    </w:p>
    <w:p w14:paraId="3ECB6868" w14:textId="77777777" w:rsidR="00964070" w:rsidRPr="00445A8F" w:rsidRDefault="00282C34" w:rsidP="001810E8">
      <w:pPr>
        <w:spacing w:after="0" w:line="240" w:lineRule="auto"/>
        <w:jc w:val="both"/>
        <w:rPr>
          <w:rFonts w:ascii="Times New Roman" w:eastAsia="Calibri" w:hAnsi="Times New Roman" w:cs="Times New Roman"/>
          <w:color w:val="000000"/>
          <w:sz w:val="24"/>
          <w:szCs w:val="24"/>
          <w:shd w:val="clear" w:color="auto" w:fill="FFFFFF"/>
        </w:rPr>
      </w:pPr>
      <w:r w:rsidRPr="005D78A8">
        <w:rPr>
          <w:rFonts w:ascii="Times New Roman" w:eastAsia="Calibri" w:hAnsi="Times New Roman" w:cs="Times New Roman"/>
          <w:color w:val="000000"/>
          <w:sz w:val="24"/>
          <w:szCs w:val="24"/>
          <w:shd w:val="clear" w:color="auto" w:fill="FFFFFF"/>
        </w:rPr>
        <w:t xml:space="preserve">We </w:t>
      </w:r>
      <w:r w:rsidR="005C6C16" w:rsidRPr="005D78A8">
        <w:rPr>
          <w:rFonts w:ascii="Times New Roman" w:eastAsia="Calibri" w:hAnsi="Times New Roman" w:cs="Times New Roman"/>
          <w:color w:val="000000"/>
          <w:sz w:val="24"/>
          <w:szCs w:val="24"/>
          <w:shd w:val="clear" w:color="auto" w:fill="FFFFFF"/>
        </w:rPr>
        <w:t>applied</w:t>
      </w:r>
      <w:r w:rsidRPr="005D78A8">
        <w:rPr>
          <w:rFonts w:ascii="Times New Roman" w:eastAsia="Calibri" w:hAnsi="Times New Roman" w:cs="Times New Roman"/>
          <w:color w:val="000000"/>
          <w:sz w:val="24"/>
          <w:szCs w:val="24"/>
          <w:shd w:val="clear" w:color="auto" w:fill="FFFFFF"/>
        </w:rPr>
        <w:t xml:space="preserve"> </w:t>
      </w:r>
      <w:r w:rsidR="00165971">
        <w:rPr>
          <w:rFonts w:ascii="Times New Roman" w:eastAsia="Calibri" w:hAnsi="Times New Roman" w:cs="Times New Roman"/>
          <w:color w:val="000000"/>
          <w:sz w:val="24"/>
          <w:szCs w:val="24"/>
          <w:shd w:val="clear" w:color="auto" w:fill="FFFFFF"/>
        </w:rPr>
        <w:t>daily</w:t>
      </w:r>
      <w:r w:rsidRPr="005D78A8">
        <w:rPr>
          <w:rFonts w:ascii="Times New Roman" w:eastAsia="Calibri" w:hAnsi="Times New Roman" w:cs="Times New Roman"/>
          <w:color w:val="000000"/>
          <w:sz w:val="24"/>
          <w:szCs w:val="24"/>
          <w:shd w:val="clear" w:color="auto" w:fill="FFFFFF"/>
        </w:rPr>
        <w:t xml:space="preserve"> cumulative </w:t>
      </w:r>
      <w:proofErr w:type="spellStart"/>
      <w:r w:rsidRPr="005D78A8">
        <w:rPr>
          <w:rFonts w:ascii="Times New Roman" w:eastAsia="Calibri" w:hAnsi="Times New Roman" w:cs="Times New Roman"/>
          <w:color w:val="000000"/>
          <w:sz w:val="24"/>
          <w:szCs w:val="24"/>
          <w:shd w:val="clear" w:color="auto" w:fill="FFFFFF"/>
        </w:rPr>
        <w:t>rCFR</w:t>
      </w:r>
      <w:proofErr w:type="spellEnd"/>
      <w:r w:rsidRPr="005D78A8">
        <w:rPr>
          <w:rFonts w:ascii="Times New Roman" w:eastAsia="Calibri" w:hAnsi="Times New Roman" w:cs="Times New Roman"/>
          <w:color w:val="000000"/>
          <w:sz w:val="24"/>
          <w:szCs w:val="24"/>
          <w:shd w:val="clear" w:color="auto" w:fill="FFFFFF"/>
        </w:rPr>
        <w:t xml:space="preserve"> data and performed the M-K trend test to iden</w:t>
      </w:r>
      <w:r w:rsidR="00445A8F">
        <w:rPr>
          <w:rFonts w:ascii="Times New Roman" w:eastAsia="Calibri" w:hAnsi="Times New Roman" w:cs="Times New Roman"/>
          <w:color w:val="000000"/>
          <w:sz w:val="24"/>
          <w:szCs w:val="24"/>
          <w:shd w:val="clear" w:color="auto" w:fill="FFFFFF"/>
        </w:rPr>
        <w:t xml:space="preserve">tify the trend of COVID-19 </w:t>
      </w:r>
      <w:proofErr w:type="spellStart"/>
      <w:r w:rsidR="00445A8F">
        <w:rPr>
          <w:rFonts w:ascii="Times New Roman" w:eastAsia="Calibri" w:hAnsi="Times New Roman" w:cs="Times New Roman"/>
          <w:color w:val="000000"/>
          <w:sz w:val="24"/>
          <w:szCs w:val="24"/>
          <w:shd w:val="clear" w:color="auto" w:fill="FFFFFF"/>
        </w:rPr>
        <w:t>rCFR</w:t>
      </w:r>
      <w:proofErr w:type="spellEnd"/>
      <w:r w:rsidR="00445A8F">
        <w:rPr>
          <w:rFonts w:ascii="Times New Roman" w:eastAsia="Calibri" w:hAnsi="Times New Roman" w:cs="Times New Roman"/>
          <w:color w:val="000000"/>
          <w:sz w:val="24"/>
          <w:szCs w:val="24"/>
          <w:shd w:val="clear" w:color="auto" w:fill="FFFFFF"/>
        </w:rPr>
        <w:t xml:space="preserve"> </w:t>
      </w:r>
      <w:r w:rsidRPr="005D78A8">
        <w:rPr>
          <w:rFonts w:ascii="Times New Roman" w:eastAsia="Calibri" w:hAnsi="Times New Roman" w:cs="Times New Roman"/>
          <w:color w:val="000000"/>
          <w:sz w:val="24"/>
          <w:szCs w:val="24"/>
          <w:shd w:val="clear" w:color="auto" w:fill="FFFFFF"/>
        </w:rPr>
        <w:fldChar w:fldCharType="begin" w:fldLock="1"/>
      </w:r>
      <w:r w:rsidR="00323325">
        <w:rPr>
          <w:rFonts w:ascii="Times New Roman" w:eastAsia="Calibri" w:hAnsi="Times New Roman" w:cs="Times New Roman"/>
          <w:color w:val="000000"/>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http://www.mendeley.com/documents/?uuid=b42151e0-1b34-49e0-bc7a-6c3a582d922e","http://www.mendeley.com/documents/?uuid=7f66ee61-e881-456a-8243-bd0ca48e35db"]}],"mendeley":{"formattedCitation":"[35]","plainTextFormattedCitation":"[35]","previouslyFormattedCitation":"(35)"},"properties":{"noteIndex":0},"schema":"https://github.com/citation-style-language/schema/raw/master/csl-citation.json"}</w:instrText>
      </w:r>
      <w:r w:rsidRPr="005D78A8">
        <w:rPr>
          <w:rFonts w:ascii="Times New Roman" w:eastAsia="Calibri" w:hAnsi="Times New Roman" w:cs="Times New Roman"/>
          <w:color w:val="000000"/>
          <w:sz w:val="24"/>
          <w:szCs w:val="24"/>
          <w:shd w:val="clear" w:color="auto" w:fill="FFFFFF"/>
        </w:rPr>
        <w:fldChar w:fldCharType="separate"/>
      </w:r>
      <w:r w:rsidR="00323325" w:rsidRPr="00323325">
        <w:rPr>
          <w:rFonts w:ascii="Times New Roman" w:eastAsia="Calibri" w:hAnsi="Times New Roman" w:cs="Times New Roman"/>
          <w:noProof/>
          <w:color w:val="000000"/>
          <w:sz w:val="24"/>
          <w:szCs w:val="24"/>
          <w:shd w:val="clear" w:color="auto" w:fill="FFFFFF"/>
        </w:rPr>
        <w:t>[35]</w:t>
      </w:r>
      <w:r w:rsidRPr="005D78A8">
        <w:rPr>
          <w:rFonts w:ascii="Times New Roman" w:eastAsia="Calibri" w:hAnsi="Times New Roman" w:cs="Times New Roman"/>
          <w:color w:val="000000"/>
          <w:sz w:val="24"/>
          <w:szCs w:val="24"/>
          <w:shd w:val="clear" w:color="auto" w:fill="FFFFFF"/>
        </w:rPr>
        <w:fldChar w:fldCharType="end"/>
      </w:r>
      <w:bookmarkStart w:id="197" w:name="_Hlk63244011"/>
      <w:r w:rsidR="00445A8F">
        <w:rPr>
          <w:rFonts w:ascii="Times New Roman" w:eastAsia="Calibri" w:hAnsi="Times New Roman" w:cs="Times New Roman"/>
          <w:color w:val="000000"/>
          <w:sz w:val="24"/>
          <w:szCs w:val="24"/>
          <w:shd w:val="clear" w:color="auto" w:fill="FFFFFF"/>
        </w:rPr>
        <w:t xml:space="preserve">. </w:t>
      </w:r>
      <w:r w:rsidRPr="005D78A8">
        <w:rPr>
          <w:rFonts w:ascii="Times New Roman" w:eastAsia="Calibri" w:hAnsi="Times New Roman" w:cs="Times New Roman"/>
          <w:sz w:val="24"/>
          <w:szCs w:val="24"/>
          <w:shd w:val="clear" w:color="auto" w:fill="FFFFFF"/>
        </w:rPr>
        <w:t>The M-K method is a non-parametric test that provides an indicator of monotonous trend and</w:t>
      </w:r>
      <w:r w:rsidR="005C6C16" w:rsidRPr="005D78A8">
        <w:rPr>
          <w:rFonts w:ascii="Times New Roman" w:eastAsia="Calibri" w:hAnsi="Times New Roman" w:cs="Times New Roman"/>
          <w:sz w:val="24"/>
          <w:szCs w:val="24"/>
          <w:shd w:val="clear" w:color="auto" w:fill="FFFFFF"/>
        </w:rPr>
        <w:t xml:space="preserve"> also indicate that</w:t>
      </w:r>
      <w:r w:rsidRPr="005D78A8">
        <w:rPr>
          <w:rFonts w:ascii="Times New Roman" w:eastAsia="Calibri" w:hAnsi="Times New Roman" w:cs="Times New Roman"/>
          <w:sz w:val="24"/>
          <w:szCs w:val="24"/>
          <w:shd w:val="clear" w:color="auto" w:fill="FFFFFF"/>
        </w:rPr>
        <w:t xml:space="preserve"> there </w:t>
      </w:r>
      <w:r w:rsidR="00445A8F">
        <w:rPr>
          <w:rFonts w:ascii="Times New Roman" w:eastAsia="Calibri" w:hAnsi="Times New Roman" w:cs="Times New Roman"/>
          <w:sz w:val="24"/>
          <w:szCs w:val="24"/>
          <w:shd w:val="clear" w:color="auto" w:fill="FFFFFF"/>
        </w:rPr>
        <w:t xml:space="preserve">is a positive or negative trend </w:t>
      </w:r>
      <w:r w:rsidRPr="005D78A8">
        <w:rPr>
          <w:rFonts w:ascii="Times New Roman" w:eastAsia="Calibri" w:hAnsi="Times New Roman" w:cs="Times New Roman"/>
          <w:sz w:val="24"/>
          <w:szCs w:val="24"/>
          <w:shd w:val="clear" w:color="auto" w:fill="FFFFFF"/>
        </w:rPr>
        <w:fldChar w:fldCharType="begin" w:fldLock="1"/>
      </w:r>
      <w:r w:rsidR="00323325">
        <w:rPr>
          <w:rFonts w:ascii="Times New Roman" w:eastAsia="Calibri" w:hAnsi="Times New Roman" w:cs="Times New Roman"/>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7f66ee61-e881-456a-8243-bd0ca48e35db","http://www.mendeley.com/documents/?uuid=b42151e0-1b34-49e0-bc7a-6c3a582d922e","http://www.mendeley.com/documents/?uuid=b1894c1d-73a3-4424-afac-9d08eb7d2feb"]}],"mendeley":{"formattedCitation":"[35]","plainTextFormattedCitation":"[35]","previouslyFormattedCitation":"(35)"},"properties":{"noteIndex":0},"schema":"https://github.com/citation-style-language/schema/raw/master/csl-citation.json"}</w:instrText>
      </w:r>
      <w:r w:rsidRPr="005D78A8">
        <w:rPr>
          <w:rFonts w:ascii="Times New Roman" w:eastAsia="Calibri" w:hAnsi="Times New Roman" w:cs="Times New Roman"/>
          <w:sz w:val="24"/>
          <w:szCs w:val="24"/>
          <w:shd w:val="clear" w:color="auto" w:fill="FFFFFF"/>
        </w:rPr>
        <w:fldChar w:fldCharType="separate"/>
      </w:r>
      <w:r w:rsidR="00323325" w:rsidRPr="00323325">
        <w:rPr>
          <w:rFonts w:ascii="Times New Roman" w:eastAsia="Calibri" w:hAnsi="Times New Roman" w:cs="Times New Roman"/>
          <w:noProof/>
          <w:sz w:val="24"/>
          <w:szCs w:val="24"/>
          <w:shd w:val="clear" w:color="auto" w:fill="FFFFFF"/>
        </w:rPr>
        <w:t>[35]</w:t>
      </w:r>
      <w:r w:rsidRPr="005D78A8">
        <w:rPr>
          <w:rFonts w:ascii="Times New Roman" w:eastAsia="Calibri" w:hAnsi="Times New Roman" w:cs="Times New Roman"/>
          <w:sz w:val="24"/>
          <w:szCs w:val="24"/>
          <w:shd w:val="clear" w:color="auto" w:fill="FFFFFF"/>
        </w:rPr>
        <w:fldChar w:fldCharType="end"/>
      </w:r>
      <w:r w:rsidR="009176A9" w:rsidRPr="005D78A8">
        <w:rPr>
          <w:rFonts w:ascii="Times New Roman" w:eastAsia="Calibri" w:hAnsi="Times New Roman" w:cs="Times New Roman"/>
          <w:sz w:val="24"/>
          <w:szCs w:val="24"/>
          <w:shd w:val="clear" w:color="auto" w:fill="FFFFFF"/>
        </w:rPr>
        <w:t xml:space="preserve">. It </w:t>
      </w:r>
      <w:r w:rsidRPr="005D78A8">
        <w:rPr>
          <w:rFonts w:ascii="Times New Roman" w:eastAsia="Calibri" w:hAnsi="Times New Roman" w:cs="Times New Roman"/>
          <w:sz w:val="24"/>
          <w:szCs w:val="24"/>
          <w:shd w:val="clear" w:color="auto" w:fill="FFFFFF"/>
        </w:rPr>
        <w:t xml:space="preserve"> </w:t>
      </w:r>
      <w:r w:rsidR="009176A9" w:rsidRPr="005D78A8">
        <w:rPr>
          <w:rFonts w:ascii="Times New Roman" w:eastAsia="Calibri" w:hAnsi="Times New Roman" w:cs="Times New Roman"/>
          <w:sz w:val="24"/>
          <w:szCs w:val="24"/>
          <w:shd w:val="clear" w:color="auto" w:fill="FFFFFF"/>
        </w:rPr>
        <w:t>can</w:t>
      </w:r>
      <w:r w:rsidRPr="005D78A8">
        <w:rPr>
          <w:rFonts w:ascii="Times New Roman" w:eastAsia="Calibri" w:hAnsi="Times New Roman" w:cs="Times New Roman"/>
          <w:sz w:val="24"/>
          <w:szCs w:val="24"/>
          <w:shd w:val="clear" w:color="auto" w:fill="FFFFFF"/>
        </w:rPr>
        <w:t xml:space="preserve"> calculate ranks and sequences of time series </w:t>
      </w:r>
      <w:r w:rsidR="009176A9" w:rsidRPr="005D78A8">
        <w:rPr>
          <w:rFonts w:ascii="Times New Roman" w:eastAsia="Calibri" w:hAnsi="Times New Roman" w:cs="Times New Roman"/>
          <w:sz w:val="24"/>
          <w:szCs w:val="24"/>
          <w:shd w:val="clear" w:color="auto" w:fill="FFFFFF"/>
        </w:rPr>
        <w:t xml:space="preserve">by dealing with non-normally distributed data, censored data, and time series with missing values </w:t>
      </w:r>
      <w:r w:rsidR="00445A8F">
        <w:rPr>
          <w:rFonts w:ascii="Times New Roman" w:eastAsia="Calibri" w:hAnsi="Times New Roman" w:cs="Times New Roman"/>
          <w:sz w:val="24"/>
          <w:szCs w:val="24"/>
          <w:shd w:val="clear" w:color="auto" w:fill="FFFFFF"/>
        </w:rPr>
        <w:t xml:space="preserve">rather than the original values </w:t>
      </w:r>
      <w:r w:rsidRPr="005D78A8">
        <w:rPr>
          <w:rFonts w:ascii="Times New Roman" w:eastAsia="Calibri" w:hAnsi="Times New Roman" w:cs="Times New Roman"/>
          <w:sz w:val="24"/>
          <w:szCs w:val="24"/>
          <w:shd w:val="clear" w:color="auto" w:fill="FFFFFF"/>
        </w:rPr>
        <w:fldChar w:fldCharType="begin" w:fldLock="1"/>
      </w:r>
      <w:r w:rsidR="00323325">
        <w:rPr>
          <w:rFonts w:ascii="Times New Roman" w:eastAsia="Calibri" w:hAnsi="Times New Roman" w:cs="Times New Roman"/>
          <w:sz w:val="24"/>
          <w:szCs w:val="24"/>
          <w:shd w:val="clear" w:color="auto" w:fill="FFFFFF"/>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http://www.mendeley.com/documents/?uuid=16fbbe52-3eb3-4a8e-bdaa-ddfb5967f1bc","http://www.mendeley.com/documents/?uuid=270400a8-f002-4913-844c-95c570ed8cda"]}],"mendeley":{"formattedCitation":"[36]","plainTextFormattedCitation":"[36]","previouslyFormattedCitation":"(36)"},"properties":{"noteIndex":0},"schema":"https://github.com/citation-style-language/schema/raw/master/csl-citation.json"}</w:instrText>
      </w:r>
      <w:r w:rsidRPr="005D78A8">
        <w:rPr>
          <w:rFonts w:ascii="Times New Roman" w:eastAsia="Calibri" w:hAnsi="Times New Roman" w:cs="Times New Roman"/>
          <w:sz w:val="24"/>
          <w:szCs w:val="24"/>
          <w:shd w:val="clear" w:color="auto" w:fill="FFFFFF"/>
        </w:rPr>
        <w:fldChar w:fldCharType="separate"/>
      </w:r>
      <w:r w:rsidR="00323325" w:rsidRPr="00323325">
        <w:rPr>
          <w:rFonts w:ascii="Times New Roman" w:eastAsia="Calibri" w:hAnsi="Times New Roman" w:cs="Times New Roman"/>
          <w:noProof/>
          <w:sz w:val="24"/>
          <w:szCs w:val="24"/>
          <w:shd w:val="clear" w:color="auto" w:fill="FFFFFF"/>
        </w:rPr>
        <w:t>[36]</w:t>
      </w:r>
      <w:r w:rsidRPr="005D78A8">
        <w:rPr>
          <w:rFonts w:ascii="Times New Roman" w:eastAsia="Calibri" w:hAnsi="Times New Roman" w:cs="Times New Roman"/>
          <w:sz w:val="24"/>
          <w:szCs w:val="24"/>
          <w:shd w:val="clear" w:color="auto" w:fill="FFFFFF"/>
        </w:rPr>
        <w:fldChar w:fldCharType="end"/>
      </w:r>
      <w:r w:rsidR="00445A8F">
        <w:rPr>
          <w:rFonts w:ascii="Times New Roman" w:eastAsia="Calibri" w:hAnsi="Times New Roman" w:cs="Times New Roman"/>
          <w:sz w:val="24"/>
          <w:szCs w:val="24"/>
          <w:shd w:val="clear" w:color="auto" w:fill="FFFFFF"/>
        </w:rPr>
        <w:t>.</w:t>
      </w:r>
      <w:r w:rsidRPr="005D78A8">
        <w:rPr>
          <w:rFonts w:ascii="Times New Roman" w:eastAsia="Calibri" w:hAnsi="Times New Roman" w:cs="Times New Roman"/>
          <w:sz w:val="24"/>
          <w:szCs w:val="24"/>
          <w:shd w:val="clear" w:color="auto" w:fill="FFFFFF"/>
        </w:rPr>
        <w:t xml:space="preserve"> </w:t>
      </w:r>
    </w:p>
    <w:p w14:paraId="1C71305B" w14:textId="77777777" w:rsidR="00964070" w:rsidRDefault="00282C34" w:rsidP="001810E8">
      <w:pPr>
        <w:spacing w:after="0" w:line="240" w:lineRule="auto"/>
        <w:jc w:val="both"/>
        <w:rPr>
          <w:rFonts w:ascii="Times New Roman" w:eastAsia="Calibri" w:hAnsi="Times New Roman" w:cs="Times New Roman"/>
          <w:sz w:val="24"/>
          <w:szCs w:val="24"/>
          <w:vertAlign w:val="superscript"/>
        </w:rPr>
      </w:pPr>
      <w:r w:rsidRPr="005D78A8">
        <w:rPr>
          <w:rFonts w:ascii="Times New Roman" w:eastAsia="Calibri" w:hAnsi="Times New Roman" w:cs="Times New Roman"/>
          <w:color w:val="000000"/>
          <w:sz w:val="24"/>
          <w:szCs w:val="24"/>
          <w:shd w:val="clear" w:color="auto" w:fill="FFFFFF"/>
        </w:rPr>
        <w:t xml:space="preserve">In addition, the Sen’s slope test was </w:t>
      </w:r>
      <w:r w:rsidR="009176A9" w:rsidRPr="005D78A8">
        <w:rPr>
          <w:rFonts w:ascii="Times New Roman" w:eastAsia="Calibri" w:hAnsi="Times New Roman" w:cs="Times New Roman"/>
          <w:color w:val="000000"/>
          <w:sz w:val="24"/>
          <w:szCs w:val="24"/>
          <w:shd w:val="clear" w:color="auto" w:fill="FFFFFF"/>
        </w:rPr>
        <w:t>exerted</w:t>
      </w:r>
      <w:r w:rsidRPr="005D78A8">
        <w:rPr>
          <w:rFonts w:ascii="Times New Roman" w:eastAsia="Calibri" w:hAnsi="Times New Roman" w:cs="Times New Roman"/>
          <w:color w:val="000000"/>
          <w:sz w:val="24"/>
          <w:szCs w:val="24"/>
          <w:shd w:val="clear" w:color="auto" w:fill="FFFFFF"/>
        </w:rPr>
        <w:t xml:space="preserve"> to determine the changes in COVID-19 </w:t>
      </w:r>
      <w:proofErr w:type="spellStart"/>
      <w:r w:rsidRPr="005D78A8">
        <w:rPr>
          <w:rFonts w:ascii="Times New Roman" w:eastAsia="Calibri" w:hAnsi="Times New Roman" w:cs="Times New Roman"/>
          <w:color w:val="000000"/>
          <w:sz w:val="24"/>
          <w:szCs w:val="24"/>
          <w:shd w:val="clear" w:color="auto" w:fill="FFFFFF"/>
        </w:rPr>
        <w:t>rCFR</w:t>
      </w:r>
      <w:proofErr w:type="spellEnd"/>
      <w:r w:rsidRPr="005D78A8">
        <w:rPr>
          <w:rFonts w:ascii="Times New Roman" w:eastAsia="Calibri" w:hAnsi="Times New Roman" w:cs="Times New Roman"/>
          <w:color w:val="000000"/>
          <w:sz w:val="24"/>
          <w:szCs w:val="24"/>
          <w:shd w:val="clear" w:color="auto" w:fill="FFFFFF"/>
        </w:rPr>
        <w:t xml:space="preserve"> in both periods</w:t>
      </w:r>
      <w:bookmarkEnd w:id="197"/>
      <w:r w:rsidRPr="005D78A8">
        <w:rPr>
          <w:rFonts w:ascii="Times New Roman" w:eastAsia="Calibri" w:hAnsi="Times New Roman" w:cs="Times New Roman"/>
          <w:color w:val="000000"/>
          <w:sz w:val="24"/>
          <w:szCs w:val="24"/>
          <w:shd w:val="clear" w:color="auto" w:fill="FFFFFF"/>
        </w:rPr>
        <w:t>.</w:t>
      </w:r>
      <w:r w:rsidRPr="005D78A8">
        <w:rPr>
          <w:rFonts w:ascii="Times New Roman" w:eastAsia="Calibri" w:hAnsi="Times New Roman" w:cs="Times New Roman"/>
          <w:color w:val="000000"/>
          <w:sz w:val="24"/>
          <w:szCs w:val="24"/>
          <w:shd w:val="clear" w:color="auto" w:fill="FFFFFF"/>
        </w:rPr>
        <w:fldChar w:fldCharType="begin" w:fldLock="1"/>
      </w:r>
      <w:r w:rsidR="00323325">
        <w:rPr>
          <w:rFonts w:ascii="Times New Roman" w:eastAsia="Calibri" w:hAnsi="Times New Roman" w:cs="Times New Roman"/>
          <w:color w:val="000000"/>
          <w:sz w:val="24"/>
          <w:szCs w:val="24"/>
          <w:shd w:val="clear" w:color="auto" w:fill="FFFFFF"/>
        </w:rPr>
        <w:instrText>ADDIN CSL_CITATION {"citationItems":[{"id":"ITEM-1","itemData":{"DOI":"10.1080/01621459.1968.10480934","ISSN":"1537274X","abstract":"The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Association","id":"ITEM-1","issued":{"date-parts":[["1968"]]},"title":"Estimates of the Regression Coefficient Based on Kendall's Tau","type":"article-journal"},"uris":["http://www.mendeley.com/documents/?uuid=c2c66690-7deb-47c0-bc74-9f5be327e9b8","http://www.mendeley.com/documents/?uuid=3453e673-fba5-49d6-ae0f-78baa80aab84","http://www.mendeley.com/documents/?uuid=cfc837de-44d8-4496-a72c-b628cf61ac93","http://www.mendeley.com/documents/?uuid=a8b942af-db4a-4253-b572-8086cd5b16c7"]}],"mendeley":{"formattedCitation":"[37]","plainTextFormattedCitation":"[37]","previouslyFormattedCitation":"(37)"},"properties":{"noteIndex":0},"schema":"https://github.com/citation-style-language/schema/raw/master/csl-citation.json"}</w:instrText>
      </w:r>
      <w:r w:rsidRPr="005D78A8">
        <w:rPr>
          <w:rFonts w:ascii="Times New Roman" w:eastAsia="Calibri" w:hAnsi="Times New Roman" w:cs="Times New Roman"/>
          <w:color w:val="000000"/>
          <w:sz w:val="24"/>
          <w:szCs w:val="24"/>
          <w:shd w:val="clear" w:color="auto" w:fill="FFFFFF"/>
        </w:rPr>
        <w:fldChar w:fldCharType="separate"/>
      </w:r>
      <w:r w:rsidR="00323325" w:rsidRPr="00323325">
        <w:rPr>
          <w:rFonts w:ascii="Times New Roman" w:eastAsia="Calibri" w:hAnsi="Times New Roman" w:cs="Times New Roman"/>
          <w:noProof/>
          <w:color w:val="000000"/>
          <w:sz w:val="24"/>
          <w:szCs w:val="24"/>
          <w:shd w:val="clear" w:color="auto" w:fill="FFFFFF"/>
        </w:rPr>
        <w:t>[37]</w:t>
      </w:r>
      <w:r w:rsidRPr="005D78A8">
        <w:rPr>
          <w:rFonts w:ascii="Times New Roman" w:eastAsia="Calibri" w:hAnsi="Times New Roman" w:cs="Times New Roman"/>
          <w:color w:val="000000"/>
          <w:sz w:val="24"/>
          <w:szCs w:val="24"/>
          <w:shd w:val="clear" w:color="auto" w:fill="FFFFFF"/>
        </w:rPr>
        <w:fldChar w:fldCharType="end"/>
      </w:r>
      <w:r w:rsidRPr="005D78A8">
        <w:rPr>
          <w:rFonts w:ascii="Times New Roman" w:eastAsia="Calibri" w:hAnsi="Times New Roman" w:cs="Times New Roman"/>
          <w:color w:val="000000"/>
          <w:sz w:val="24"/>
          <w:szCs w:val="24"/>
          <w:shd w:val="clear" w:color="auto" w:fill="FFFFFF"/>
        </w:rPr>
        <w:t xml:space="preserve"> </w:t>
      </w:r>
      <w:bookmarkStart w:id="198" w:name="_Hlk60783438"/>
      <w:r w:rsidRPr="005D78A8">
        <w:rPr>
          <w:rFonts w:ascii="Times New Roman" w:eastAsia="Calibri" w:hAnsi="Times New Roman" w:cs="Times New Roman"/>
          <w:sz w:val="24"/>
          <w:szCs w:val="24"/>
        </w:rPr>
        <w:t xml:space="preserve">M-K and Sen’s slope trend analysis </w:t>
      </w:r>
      <w:r w:rsidR="005C6C16" w:rsidRPr="005D78A8">
        <w:rPr>
          <w:rFonts w:ascii="Times New Roman" w:eastAsia="Calibri" w:hAnsi="Times New Roman" w:cs="Times New Roman"/>
          <w:sz w:val="24"/>
          <w:szCs w:val="24"/>
        </w:rPr>
        <w:t>are</w:t>
      </w:r>
      <w:r w:rsidRPr="005D78A8">
        <w:rPr>
          <w:rFonts w:ascii="Times New Roman" w:eastAsia="Calibri" w:hAnsi="Times New Roman" w:cs="Times New Roman"/>
          <w:sz w:val="24"/>
          <w:szCs w:val="24"/>
        </w:rPr>
        <w:t xml:space="preserve"> using </w:t>
      </w:r>
      <w:r w:rsidR="005C6C16" w:rsidRPr="005D78A8">
        <w:rPr>
          <w:rFonts w:ascii="Times New Roman" w:eastAsia="Calibri" w:hAnsi="Times New Roman" w:cs="Times New Roman"/>
          <w:sz w:val="24"/>
          <w:szCs w:val="24"/>
        </w:rPr>
        <w:t xml:space="preserve">by </w:t>
      </w:r>
      <w:r w:rsidRPr="005D78A8">
        <w:rPr>
          <w:rFonts w:ascii="Times New Roman" w:eastAsia="Calibri" w:hAnsi="Times New Roman" w:cs="Times New Roman"/>
          <w:sz w:val="24"/>
          <w:szCs w:val="24"/>
        </w:rPr>
        <w:t>R package ‘trend’.</w:t>
      </w:r>
      <w:r w:rsidRPr="005D78A8">
        <w:rPr>
          <w:rFonts w:ascii="Times New Roman" w:eastAsia="Calibri" w:hAnsi="Times New Roman" w:cs="Times New Roman"/>
          <w:sz w:val="24"/>
          <w:szCs w:val="24"/>
          <w:vertAlign w:val="superscript"/>
        </w:rPr>
        <w:fldChar w:fldCharType="begin" w:fldLock="1"/>
      </w:r>
      <w:r w:rsidR="00323325">
        <w:rPr>
          <w:rFonts w:ascii="Times New Roman" w:eastAsia="Calibri" w:hAnsi="Times New Roman" w:cs="Times New Roman"/>
          <w:sz w:val="24"/>
          <w:szCs w:val="24"/>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http://www.mendeley.com/documents/?uuid=6ad17143-5a1d-4531-8b7c-68fff3f8c9ff","http://www.mendeley.com/documents/?uuid=a8cdf8c3-1db9-4911-9af5-14dc1e602ebb"]}],"mendeley":{"formattedCitation":"[38]","plainTextFormattedCitation":"[38]","previouslyFormattedCitation":"(38)"},"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323325" w:rsidRPr="00323325">
        <w:rPr>
          <w:rFonts w:ascii="Times New Roman" w:eastAsia="Calibri" w:hAnsi="Times New Roman" w:cs="Times New Roman"/>
          <w:noProof/>
          <w:sz w:val="24"/>
          <w:szCs w:val="24"/>
        </w:rPr>
        <w:t>[38]</w:t>
      </w:r>
      <w:r w:rsidRPr="005D78A8">
        <w:rPr>
          <w:rFonts w:ascii="Times New Roman" w:eastAsia="Calibri" w:hAnsi="Times New Roman" w:cs="Times New Roman"/>
          <w:sz w:val="24"/>
          <w:szCs w:val="24"/>
          <w:vertAlign w:val="superscript"/>
        </w:rPr>
        <w:fldChar w:fldCharType="end"/>
      </w:r>
      <w:bookmarkEnd w:id="198"/>
    </w:p>
    <w:p w14:paraId="3D58CCFB" w14:textId="77777777" w:rsidR="001D5CDF" w:rsidRDefault="001D5CDF" w:rsidP="001810E8">
      <w:pPr>
        <w:spacing w:after="0" w:line="240" w:lineRule="auto"/>
        <w:jc w:val="both"/>
        <w:rPr>
          <w:rFonts w:ascii="Times New Roman" w:eastAsia="Calibri" w:hAnsi="Times New Roman" w:cs="Times New Roman"/>
          <w:sz w:val="24"/>
          <w:szCs w:val="24"/>
          <w:vertAlign w:val="superscript"/>
        </w:rPr>
      </w:pPr>
    </w:p>
    <w:p w14:paraId="12BC7C53" w14:textId="77777777" w:rsidR="001D5CDF" w:rsidRPr="005D78A8" w:rsidRDefault="00282C34" w:rsidP="001D5CDF">
      <w:pPr>
        <w:spacing w:after="0" w:line="240" w:lineRule="auto"/>
        <w:jc w:val="both"/>
        <w:rPr>
          <w:rFonts w:ascii="Times New Roman" w:eastAsia="Calibri" w:hAnsi="Times New Roman" w:cs="Times New Roman"/>
          <w:b/>
          <w:bCs/>
          <w:iCs/>
          <w:color w:val="000000"/>
          <w:sz w:val="24"/>
          <w:szCs w:val="24"/>
        </w:rPr>
      </w:pPr>
      <w:bookmarkStart w:id="199" w:name="_Hlk69264801"/>
      <w:r w:rsidRPr="005D78A8">
        <w:rPr>
          <w:rFonts w:ascii="Times New Roman" w:eastAsia="Calibri" w:hAnsi="Times New Roman" w:cs="Times New Roman"/>
          <w:b/>
          <w:bCs/>
          <w:iCs/>
          <w:color w:val="000000"/>
          <w:sz w:val="24"/>
          <w:szCs w:val="24"/>
        </w:rPr>
        <w:t>Bayesian Structural Time Series (BSTS)</w:t>
      </w:r>
      <w:bookmarkEnd w:id="199"/>
      <w:r w:rsidRPr="005D78A8">
        <w:rPr>
          <w:rFonts w:ascii="Times New Roman" w:eastAsia="Calibri" w:hAnsi="Times New Roman" w:cs="Times New Roman"/>
          <w:b/>
          <w:bCs/>
          <w:iCs/>
          <w:color w:val="000000"/>
          <w:sz w:val="24"/>
          <w:szCs w:val="24"/>
        </w:rPr>
        <w:t>:</w:t>
      </w:r>
    </w:p>
    <w:p w14:paraId="63FA2609" w14:textId="25E4F1B3" w:rsidR="001D5CDF" w:rsidRPr="001D5CDF" w:rsidRDefault="00282C34" w:rsidP="001810E8">
      <w:pPr>
        <w:spacing w:after="0" w:line="240" w:lineRule="auto"/>
        <w:jc w:val="both"/>
        <w:rPr>
          <w:rFonts w:ascii="Times New Roman" w:eastAsia="Calibri" w:hAnsi="Times New Roman" w:cs="Times New Roman"/>
          <w:iCs/>
          <w:color w:val="000000"/>
          <w:sz w:val="24"/>
          <w:szCs w:val="24"/>
        </w:rPr>
      </w:pPr>
      <w:r w:rsidRPr="005D78A8">
        <w:rPr>
          <w:rFonts w:ascii="Times New Roman" w:eastAsia="Calibri" w:hAnsi="Times New Roman" w:cs="Times New Roman"/>
          <w:iCs/>
          <w:color w:val="000000"/>
          <w:sz w:val="24"/>
          <w:szCs w:val="24"/>
        </w:rPr>
        <w:t xml:space="preserve">Bayesian structural time series (BSTS) model is a statistical technique </w:t>
      </w:r>
      <w:r w:rsidR="000655ED">
        <w:rPr>
          <w:rFonts w:ascii="Times New Roman" w:eastAsia="Calibri" w:hAnsi="Times New Roman" w:cs="Times New Roman"/>
          <w:iCs/>
          <w:color w:val="000000"/>
          <w:sz w:val="24"/>
          <w:szCs w:val="24"/>
        </w:rPr>
        <w:t>to follow</w:t>
      </w:r>
      <w:r w:rsidRPr="005D78A8">
        <w:rPr>
          <w:rFonts w:ascii="Times New Roman" w:eastAsia="Calibri" w:hAnsi="Times New Roman" w:cs="Times New Roman"/>
          <w:iCs/>
          <w:color w:val="000000"/>
          <w:sz w:val="24"/>
          <w:szCs w:val="24"/>
        </w:rPr>
        <w:t xml:space="preserve"> time series data, like</w:t>
      </w:r>
      <w:r w:rsidR="000655ED">
        <w:rPr>
          <w:rFonts w:ascii="Times New Roman" w:eastAsia="Calibri" w:hAnsi="Times New Roman" w:cs="Times New Roman"/>
          <w:iCs/>
          <w:color w:val="000000"/>
          <w:sz w:val="24"/>
          <w:szCs w:val="24"/>
        </w:rPr>
        <w:t>-</w:t>
      </w:r>
      <w:r w:rsidRPr="005D78A8">
        <w:rPr>
          <w:rFonts w:ascii="Times New Roman" w:eastAsia="Calibri" w:hAnsi="Times New Roman" w:cs="Times New Roman"/>
          <w:iCs/>
          <w:color w:val="000000"/>
          <w:sz w:val="24"/>
          <w:szCs w:val="24"/>
        </w:rPr>
        <w:t xml:space="preserve"> forecasting, </w:t>
      </w:r>
      <w:del w:id="200" w:author="ERAHEEM" w:date="2021-08-11T21:50:00Z">
        <w:r w:rsidR="001D5CDF" w:rsidRPr="005D78A8">
          <w:rPr>
            <w:rFonts w:ascii="Times New Roman" w:eastAsia="Calibri" w:hAnsi="Times New Roman" w:cs="Times New Roman"/>
            <w:iCs/>
            <w:color w:val="000000"/>
            <w:sz w:val="24"/>
            <w:szCs w:val="24"/>
          </w:rPr>
          <w:delText>now casting</w:delText>
        </w:r>
      </w:del>
      <w:ins w:id="201" w:author="ERAHEEM" w:date="2021-08-11T21:50:00Z">
        <w:r w:rsidRPr="005D78A8">
          <w:rPr>
            <w:rFonts w:ascii="Times New Roman" w:eastAsia="Calibri" w:hAnsi="Times New Roman" w:cs="Times New Roman"/>
            <w:iCs/>
            <w:color w:val="000000"/>
            <w:sz w:val="24"/>
            <w:szCs w:val="24"/>
          </w:rPr>
          <w:t>nowcasting</w:t>
        </w:r>
      </w:ins>
      <w:r w:rsidRPr="005D78A8">
        <w:rPr>
          <w:rFonts w:ascii="Times New Roman" w:eastAsia="Calibri" w:hAnsi="Times New Roman" w:cs="Times New Roman"/>
          <w:iCs/>
          <w:color w:val="000000"/>
          <w:sz w:val="24"/>
          <w:szCs w:val="24"/>
        </w:rPr>
        <w:t>, inferring causal impact and other applications</w:t>
      </w:r>
      <w:r>
        <w:rPr>
          <w:rFonts w:ascii="Times New Roman" w:eastAsia="Calibri" w:hAnsi="Times New Roman" w:cs="Times New Roman"/>
          <w:iCs/>
          <w:color w:val="000000"/>
          <w:sz w:val="24"/>
          <w:szCs w:val="24"/>
        </w:rPr>
        <w:t xml:space="preserve"> </w:t>
      </w:r>
      <w:r w:rsidRPr="005D78A8">
        <w:rPr>
          <w:rFonts w:ascii="Times New Roman" w:eastAsia="Calibri" w:hAnsi="Times New Roman" w:cs="Times New Roman"/>
          <w:iCs/>
          <w:color w:val="000000"/>
          <w:sz w:val="24"/>
          <w:szCs w:val="24"/>
        </w:rPr>
        <w:fldChar w:fldCharType="begin" w:fldLock="1"/>
      </w:r>
      <w:r w:rsidR="00323325">
        <w:rPr>
          <w:rFonts w:ascii="Times New Roman" w:eastAsia="Calibri" w:hAnsi="Times New Roman" w:cs="Times New Roman"/>
          <w:iCs/>
          <w:color w:val="000000"/>
          <w:sz w:val="24"/>
          <w:szCs w:val="24"/>
        </w:rPr>
        <w:instrText>ADDIN CSL_CITATION {"citationItems":[{"id":"ITEM-1","itemData":{"DOI":"10.1166/nnl.2020.3083","author":[{"dropping-particle":"","family":"Almarashi","given":"Abdullah","non-dropping-particle":"","parse-names":false,"suffix":""},{"dropping-particle":"","family":"Khan","given":"Khushnoor","non-dropping-particle":"","parse-names":false,"suffix":""}],"container-title":"Nanoscience and Nanotechnology Letters","id":"ITEM-1","issued":{"date-parts":[["2020","1"]]},"page":"54-61","title":"Bayesian Structural Time Series","type":"article-journal","volume":"12"},"uris":["http://www.mendeley.com/documents/?uuid=9c84bf30-60dc-4a96-aad2-884e473cfd80","http://www.mendeley.com/documents/?uuid=affc337e-ad72-48e8-ba89-acf50ed07e83"]}],"mendeley":{"formattedCitation":"[39]","plainTextFormattedCitation":"[39]","previouslyFormattedCitation":"(39)"},"properties":{"noteIndex":0},"schema":"https://github.com/citation-style-language/schema/raw/master/csl-citation.json"}</w:instrText>
      </w:r>
      <w:r w:rsidRPr="005D78A8">
        <w:rPr>
          <w:rFonts w:ascii="Times New Roman" w:eastAsia="Calibri" w:hAnsi="Times New Roman" w:cs="Times New Roman"/>
          <w:iCs/>
          <w:color w:val="000000"/>
          <w:sz w:val="24"/>
          <w:szCs w:val="24"/>
        </w:rPr>
        <w:fldChar w:fldCharType="separate"/>
      </w:r>
      <w:r w:rsidR="00323325" w:rsidRPr="00323325">
        <w:rPr>
          <w:rFonts w:ascii="Times New Roman" w:eastAsia="Calibri" w:hAnsi="Times New Roman" w:cs="Times New Roman"/>
          <w:iCs/>
          <w:noProof/>
          <w:color w:val="000000"/>
          <w:sz w:val="24"/>
          <w:szCs w:val="24"/>
        </w:rPr>
        <w:t>[39]</w:t>
      </w:r>
      <w:r w:rsidRPr="005D78A8">
        <w:rPr>
          <w:rFonts w:ascii="Times New Roman" w:eastAsia="Calibri" w:hAnsi="Times New Roman" w:cs="Times New Roman"/>
          <w:iCs/>
          <w:color w:val="000000"/>
          <w:sz w:val="24"/>
          <w:szCs w:val="24"/>
        </w:rPr>
        <w:fldChar w:fldCharType="end"/>
      </w:r>
      <w:r w:rsidRPr="005D78A8">
        <w:rPr>
          <w:rFonts w:ascii="Times New Roman" w:eastAsia="Calibri" w:hAnsi="Times New Roman" w:cs="Times New Roman"/>
          <w:iCs/>
          <w:color w:val="000000"/>
          <w:sz w:val="24"/>
          <w:szCs w:val="24"/>
        </w:rPr>
        <w:t>.</w:t>
      </w:r>
      <w:r>
        <w:rPr>
          <w:rFonts w:ascii="Times New Roman" w:eastAsia="Calibri" w:hAnsi="Times New Roman" w:cs="Times New Roman"/>
          <w:iCs/>
          <w:color w:val="000000"/>
          <w:sz w:val="24"/>
          <w:szCs w:val="24"/>
        </w:rPr>
        <w:t xml:space="preserve"> It is used for </w:t>
      </w:r>
      <w:r w:rsidRPr="00BF0208">
        <w:rPr>
          <w:rFonts w:ascii="Times New Roman" w:eastAsia="Calibri" w:hAnsi="Times New Roman" w:cs="Times New Roman"/>
          <w:iCs/>
          <w:color w:val="000000"/>
          <w:sz w:val="24"/>
          <w:szCs w:val="24"/>
        </w:rPr>
        <w:t>effectively in sustainable technical analysis.</w:t>
      </w:r>
      <w:r>
        <w:rPr>
          <w:rFonts w:ascii="Times New Roman" w:eastAsia="Calibri" w:hAnsi="Times New Roman" w:cs="Times New Roman"/>
          <w:iCs/>
          <w:color w:val="000000"/>
          <w:sz w:val="24"/>
          <w:szCs w:val="24"/>
        </w:rPr>
        <w:fldChar w:fldCharType="begin" w:fldLock="1"/>
      </w:r>
      <w:r w:rsidR="00323325">
        <w:rPr>
          <w:rFonts w:ascii="Times New Roman" w:eastAsia="Calibri" w:hAnsi="Times New Roman" w:cs="Times New Roman"/>
          <w:iCs/>
          <w:color w:val="000000"/>
          <w:sz w:val="24"/>
          <w:szCs w:val="24"/>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d46f48d9-f006-43ac-bde7-f8d7b0ac8651","http://www.mendeley.com/documents/?uuid=bdfe03c8-82de-4e21-84e1-1ce45843dfee"]}],"mendeley":{"formattedCitation":"[40]","plainTextFormattedCitation":"[40]","previouslyFormattedCitation":"(40)"},"properties":{"noteIndex":0},"schema":"https://github.com/citation-style-language/schema/raw/master/csl-citation.json"}</w:instrText>
      </w:r>
      <w:r>
        <w:rPr>
          <w:rFonts w:ascii="Times New Roman" w:eastAsia="Calibri" w:hAnsi="Times New Roman" w:cs="Times New Roman"/>
          <w:iCs/>
          <w:color w:val="000000"/>
          <w:sz w:val="24"/>
          <w:szCs w:val="24"/>
        </w:rPr>
        <w:fldChar w:fldCharType="separate"/>
      </w:r>
      <w:r w:rsidR="00323325" w:rsidRPr="00323325">
        <w:rPr>
          <w:rFonts w:ascii="Times New Roman" w:eastAsia="Calibri" w:hAnsi="Times New Roman" w:cs="Times New Roman"/>
          <w:iCs/>
          <w:noProof/>
          <w:color w:val="000000"/>
          <w:sz w:val="24"/>
          <w:szCs w:val="24"/>
        </w:rPr>
        <w:t>[40]</w:t>
      </w:r>
      <w:r>
        <w:rPr>
          <w:rFonts w:ascii="Times New Roman" w:eastAsia="Calibri" w:hAnsi="Times New Roman" w:cs="Times New Roman"/>
          <w:iCs/>
          <w:color w:val="000000"/>
          <w:sz w:val="24"/>
          <w:szCs w:val="24"/>
        </w:rPr>
        <w:fldChar w:fldCharType="end"/>
      </w:r>
      <w:r w:rsidRPr="005D78A8">
        <w:rPr>
          <w:rFonts w:ascii="Times New Roman" w:eastAsia="Calibri" w:hAnsi="Times New Roman" w:cs="Times New Roman"/>
          <w:iCs/>
          <w:color w:val="000000"/>
          <w:sz w:val="24"/>
          <w:szCs w:val="24"/>
        </w:rPr>
        <w:t xml:space="preserve"> The benefit of the Bayesian Structural Time Series (BSTS)</w:t>
      </w:r>
      <w:r w:rsidRPr="005D78A8">
        <w:rPr>
          <w:rFonts w:ascii="Times New Roman" w:eastAsia="Calibri" w:hAnsi="Times New Roman" w:cs="Times New Roman"/>
          <w:b/>
          <w:bCs/>
          <w:iCs/>
          <w:color w:val="000000"/>
          <w:sz w:val="24"/>
          <w:szCs w:val="24"/>
        </w:rPr>
        <w:t xml:space="preserve"> </w:t>
      </w:r>
      <w:r w:rsidRPr="005D78A8">
        <w:rPr>
          <w:rFonts w:ascii="Times New Roman" w:eastAsia="Calibri" w:hAnsi="Times New Roman" w:cs="Times New Roman"/>
          <w:iCs/>
          <w:color w:val="000000"/>
          <w:sz w:val="24"/>
          <w:szCs w:val="24"/>
        </w:rPr>
        <w:t>model is to understand the causal structure of uncertainties in the data, but the demerit is</w:t>
      </w:r>
      <w:r w:rsidR="00CE1424">
        <w:rPr>
          <w:rFonts w:ascii="Times New Roman" w:eastAsia="Calibri" w:hAnsi="Times New Roman" w:cs="Times New Roman"/>
          <w:iCs/>
          <w:color w:val="000000"/>
          <w:sz w:val="24"/>
          <w:szCs w:val="24"/>
        </w:rPr>
        <w:t>-</w:t>
      </w:r>
      <w:r w:rsidRPr="005D78A8">
        <w:rPr>
          <w:rFonts w:ascii="Times New Roman" w:eastAsia="Calibri" w:hAnsi="Times New Roman" w:cs="Times New Roman"/>
          <w:iCs/>
          <w:color w:val="000000"/>
          <w:sz w:val="24"/>
          <w:szCs w:val="24"/>
        </w:rPr>
        <w:t xml:space="preserve"> it is difficult to</w:t>
      </w:r>
      <w:r>
        <w:rPr>
          <w:rFonts w:ascii="Times New Roman" w:eastAsia="Calibri" w:hAnsi="Times New Roman" w:cs="Times New Roman"/>
          <w:iCs/>
          <w:color w:val="000000"/>
          <w:sz w:val="24"/>
          <w:szCs w:val="24"/>
        </w:rPr>
        <w:t xml:space="preserve"> </w:t>
      </w:r>
      <w:r w:rsidRPr="005D78A8">
        <w:rPr>
          <w:rFonts w:ascii="Times New Roman" w:eastAsia="Calibri" w:hAnsi="Times New Roman" w:cs="Times New Roman"/>
          <w:iCs/>
          <w:color w:val="000000"/>
          <w:sz w:val="24"/>
          <w:szCs w:val="24"/>
        </w:rPr>
        <w:t>illustrate the time factors in the model.</w:t>
      </w:r>
      <w:r w:rsidRPr="005D78A8">
        <w:rPr>
          <w:rFonts w:ascii="Times New Roman" w:eastAsia="Calibri" w:hAnsi="Times New Roman" w:cs="Times New Roman"/>
          <w:sz w:val="24"/>
          <w:szCs w:val="24"/>
        </w:rPr>
        <w:t xml:space="preserve"> </w:t>
      </w:r>
      <w:r w:rsidR="0043438E" w:rsidRPr="0043438E">
        <w:rPr>
          <w:rFonts w:ascii="Times New Roman" w:eastAsia="Calibri" w:hAnsi="Times New Roman" w:cs="Times New Roman"/>
          <w:iCs/>
          <w:color w:val="000000"/>
          <w:sz w:val="24"/>
          <w:szCs w:val="24"/>
        </w:rPr>
        <w:t>For this study, the R package ‘forecast' was used to exclude or the BSTS model was used.</w:t>
      </w:r>
      <w:r w:rsidRPr="00363E63">
        <w:rPr>
          <w:rFonts w:ascii="Times New Roman" w:eastAsia="Calibri" w:hAnsi="Times New Roman" w:cs="Times New Roman"/>
          <w:iCs/>
          <w:color w:val="000000"/>
          <w:sz w:val="24"/>
          <w:szCs w:val="24"/>
          <w:highlight w:val="yellow"/>
        </w:rPr>
        <w:t xml:space="preserve"> </w:t>
      </w:r>
      <w:r w:rsidRPr="00363E63">
        <w:rPr>
          <w:rFonts w:ascii="Times New Roman" w:eastAsia="Calibri" w:hAnsi="Times New Roman" w:cs="Times New Roman"/>
          <w:iCs/>
          <w:color w:val="000000"/>
          <w:sz w:val="24"/>
          <w:szCs w:val="24"/>
          <w:highlight w:val="yellow"/>
        </w:rPr>
        <w:fldChar w:fldCharType="begin" w:fldLock="1"/>
      </w:r>
      <w:r w:rsidR="00323325">
        <w:rPr>
          <w:rFonts w:ascii="Times New Roman" w:eastAsia="Calibri" w:hAnsi="Times New Roman" w:cs="Times New Roman"/>
          <w:iCs/>
          <w:color w:val="000000"/>
          <w:sz w:val="24"/>
          <w:szCs w:val="24"/>
          <w:highlight w:val="yellow"/>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bdfe03c8-82de-4e21-84e1-1ce45843dfee","http://www.mendeley.com/documents/?uuid=d46f48d9-f006-43ac-bde7-f8d7b0ac8651"]}],"mendeley":{"formattedCitation":"[40]","plainTextFormattedCitation":"[40]","previouslyFormattedCitation":"(40)"},"properties":{"noteIndex":0},"schema":"https://github.com/citation-style-language/schema/raw/master/csl-citation.json"}</w:instrText>
      </w:r>
      <w:r w:rsidRPr="00363E63">
        <w:rPr>
          <w:rFonts w:ascii="Times New Roman" w:eastAsia="Calibri" w:hAnsi="Times New Roman" w:cs="Times New Roman"/>
          <w:iCs/>
          <w:color w:val="000000"/>
          <w:sz w:val="24"/>
          <w:szCs w:val="24"/>
          <w:highlight w:val="yellow"/>
        </w:rPr>
        <w:fldChar w:fldCharType="separate"/>
      </w:r>
      <w:r w:rsidR="00323325" w:rsidRPr="00323325">
        <w:rPr>
          <w:rFonts w:ascii="Times New Roman" w:eastAsia="Calibri" w:hAnsi="Times New Roman" w:cs="Times New Roman"/>
          <w:iCs/>
          <w:noProof/>
          <w:color w:val="000000"/>
          <w:sz w:val="24"/>
          <w:szCs w:val="24"/>
          <w:highlight w:val="yellow"/>
        </w:rPr>
        <w:t>[40]</w:t>
      </w:r>
      <w:r w:rsidRPr="00363E63">
        <w:rPr>
          <w:rFonts w:ascii="Times New Roman" w:eastAsia="Calibri" w:hAnsi="Times New Roman" w:cs="Times New Roman"/>
          <w:iCs/>
          <w:color w:val="000000"/>
          <w:sz w:val="24"/>
          <w:szCs w:val="24"/>
          <w:highlight w:val="yellow"/>
        </w:rPr>
        <w:fldChar w:fldCharType="end"/>
      </w:r>
      <w:r w:rsidRPr="00363E63">
        <w:rPr>
          <w:rFonts w:ascii="Times New Roman" w:eastAsia="Calibri" w:hAnsi="Times New Roman" w:cs="Times New Roman"/>
          <w:iCs/>
          <w:color w:val="000000"/>
          <w:sz w:val="24"/>
          <w:szCs w:val="24"/>
          <w:highlight w:val="yellow"/>
        </w:rPr>
        <w:t>.</w:t>
      </w:r>
      <w:bookmarkStart w:id="202" w:name="Bayesian_Structural_Time_Series_and_Regr"/>
      <w:bookmarkStart w:id="203" w:name="_bookmark0"/>
      <w:bookmarkEnd w:id="202"/>
      <w:bookmarkEnd w:id="203"/>
    </w:p>
    <w:p w14:paraId="0E9215B8" w14:textId="77777777" w:rsidR="004438A7" w:rsidRPr="005D78A8" w:rsidRDefault="004438A7" w:rsidP="001810E8">
      <w:pPr>
        <w:spacing w:after="0" w:line="240" w:lineRule="auto"/>
        <w:jc w:val="both"/>
        <w:rPr>
          <w:rFonts w:ascii="Times New Roman" w:eastAsia="Calibri" w:hAnsi="Times New Roman" w:cs="Times New Roman"/>
          <w:sz w:val="24"/>
          <w:szCs w:val="24"/>
          <w:vertAlign w:val="superscript"/>
        </w:rPr>
      </w:pPr>
    </w:p>
    <w:p w14:paraId="1557DD48" w14:textId="77777777" w:rsidR="004438A7" w:rsidRPr="005D78A8" w:rsidRDefault="00282C34"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Empirical evaluation</w:t>
      </w:r>
    </w:p>
    <w:p w14:paraId="66D0D7CA" w14:textId="77777777" w:rsidR="00C54392" w:rsidRDefault="00282C34" w:rsidP="001810E8">
      <w:pPr>
        <w:spacing w:after="0" w:line="240" w:lineRule="auto"/>
        <w:jc w:val="both"/>
        <w:rPr>
          <w:rFonts w:ascii="Times New Roman" w:eastAsia="Calibri" w:hAnsi="Times New Roman" w:cs="Times New Roman"/>
          <w:bCs/>
          <w:sz w:val="24"/>
          <w:szCs w:val="24"/>
        </w:rPr>
      </w:pPr>
      <w:r w:rsidRPr="005D78A8">
        <w:rPr>
          <w:rFonts w:ascii="Times New Roman" w:eastAsia="Calibri" w:hAnsi="Times New Roman" w:cs="Times New Roman"/>
          <w:bCs/>
          <w:sz w:val="24"/>
          <w:szCs w:val="24"/>
        </w:rPr>
        <w:t xml:space="preserve">The </w:t>
      </w:r>
      <w:r w:rsidR="001D5CDF">
        <w:rPr>
          <w:rFonts w:ascii="Times New Roman" w:eastAsia="Calibri" w:hAnsi="Times New Roman" w:cs="Times New Roman"/>
          <w:bCs/>
          <w:sz w:val="24"/>
          <w:szCs w:val="24"/>
        </w:rPr>
        <w:t>time series models</w:t>
      </w:r>
      <w:r w:rsidRPr="005D78A8">
        <w:rPr>
          <w:rFonts w:ascii="Times New Roman" w:eastAsia="Calibri" w:hAnsi="Times New Roman" w:cs="Times New Roman"/>
          <w:bCs/>
          <w:sz w:val="24"/>
          <w:szCs w:val="24"/>
        </w:rPr>
        <w:t xml:space="preserve"> are experimentally evaluated by comparing their outcomes to benchmarks in foreseeing the </w:t>
      </w:r>
      <w:proofErr w:type="spellStart"/>
      <w:r w:rsidRPr="005D78A8">
        <w:rPr>
          <w:rFonts w:ascii="Times New Roman" w:eastAsia="Calibri" w:hAnsi="Times New Roman" w:cs="Times New Roman"/>
          <w:bCs/>
          <w:sz w:val="24"/>
          <w:szCs w:val="24"/>
        </w:rPr>
        <w:t>rCFR</w:t>
      </w:r>
      <w:proofErr w:type="spellEnd"/>
      <w:r w:rsidRPr="005D78A8">
        <w:rPr>
          <w:rFonts w:ascii="Times New Roman" w:eastAsia="Calibri" w:hAnsi="Times New Roman" w:cs="Times New Roman"/>
          <w:bCs/>
          <w:sz w:val="24"/>
          <w:szCs w:val="24"/>
        </w:rPr>
        <w:t>. This benchmark allowed us to survey the execution picks up made by their counterparts</w:t>
      </w:r>
      <w:r w:rsidR="000B41B8">
        <w:rPr>
          <w:rFonts w:ascii="Times New Roman" w:eastAsia="Calibri" w:hAnsi="Times New Roman" w:cs="Times New Roman"/>
          <w:bCs/>
          <w:sz w:val="24"/>
          <w:szCs w:val="24"/>
        </w:rPr>
        <w:t xml:space="preserve"> </w:t>
      </w:r>
      <w:r w:rsidR="004438A7" w:rsidRPr="005D78A8">
        <w:rPr>
          <w:rFonts w:ascii="Times New Roman" w:eastAsia="Calibri" w:hAnsi="Times New Roman" w:cs="Times New Roman"/>
          <w:bCs/>
          <w:sz w:val="24"/>
          <w:szCs w:val="24"/>
        </w:rPr>
        <w:fldChar w:fldCharType="begin" w:fldLock="1"/>
      </w:r>
      <w:r w:rsidR="00323325">
        <w:rPr>
          <w:rFonts w:ascii="Times New Roman" w:eastAsia="Calibri" w:hAnsi="Times New Roman" w:cs="Times New Roman"/>
          <w:bCs/>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420caedc-3f1c-48f0-83a5-e3cfdf59e022","http://www.mendeley.com/documents/?uuid=a93f7193-6556-4fb2-9c33-b180fb32d6d0"]}],"mendeley":{"formattedCitation":"[41]","plainTextFormattedCitation":"[41]","previouslyFormattedCitation":"(41)"},"properties":{"noteIndex":0},"schema":"https://github.com/citation-style-language/schema/raw/master/csl-citation.json"}</w:instrText>
      </w:r>
      <w:r w:rsidR="004438A7" w:rsidRPr="005D78A8">
        <w:rPr>
          <w:rFonts w:ascii="Times New Roman" w:eastAsia="Calibri" w:hAnsi="Times New Roman" w:cs="Times New Roman"/>
          <w:bCs/>
          <w:sz w:val="24"/>
          <w:szCs w:val="24"/>
        </w:rPr>
        <w:fldChar w:fldCharType="separate"/>
      </w:r>
      <w:r w:rsidR="00323325" w:rsidRPr="00323325">
        <w:rPr>
          <w:rFonts w:ascii="Times New Roman" w:eastAsia="Calibri" w:hAnsi="Times New Roman" w:cs="Times New Roman"/>
          <w:bCs/>
          <w:noProof/>
          <w:sz w:val="24"/>
          <w:szCs w:val="24"/>
        </w:rPr>
        <w:t>[41]</w:t>
      </w:r>
      <w:r w:rsidR="004438A7" w:rsidRPr="005D78A8">
        <w:rPr>
          <w:rFonts w:ascii="Times New Roman" w:eastAsia="Calibri" w:hAnsi="Times New Roman" w:cs="Times New Roman"/>
          <w:sz w:val="24"/>
          <w:szCs w:val="24"/>
        </w:rPr>
        <w:fldChar w:fldCharType="end"/>
      </w:r>
      <w:r w:rsidR="0056656D" w:rsidRPr="005D78A8">
        <w:rPr>
          <w:rFonts w:ascii="Times New Roman" w:eastAsia="Calibri" w:hAnsi="Times New Roman" w:cs="Times New Roman"/>
          <w:sz w:val="24"/>
          <w:szCs w:val="24"/>
        </w:rPr>
        <w:t>.</w:t>
      </w:r>
      <w:r w:rsidR="0056656D" w:rsidRPr="005D78A8">
        <w:rPr>
          <w:rFonts w:ascii="Times New Roman" w:eastAsia="Calibri" w:hAnsi="Times New Roman" w:cs="Times New Roman"/>
          <w:bCs/>
          <w:sz w:val="24"/>
          <w:szCs w:val="24"/>
        </w:rPr>
        <w:t xml:space="preserve"> </w:t>
      </w:r>
      <w:r w:rsidR="004438A7" w:rsidRPr="005D78A8">
        <w:rPr>
          <w:rFonts w:ascii="Times New Roman" w:eastAsia="Calibri" w:hAnsi="Times New Roman" w:cs="Times New Roman"/>
          <w:bCs/>
          <w:sz w:val="24"/>
          <w:szCs w:val="24"/>
        </w:rPr>
        <w:t xml:space="preserve">The SES also allows the most appropriate non-seasonal model for each series, allowing for any kind of error or trend component. </w:t>
      </w:r>
      <w:r w:rsidRPr="005D78A8">
        <w:rPr>
          <w:rFonts w:ascii="Times New Roman" w:eastAsia="Calibri" w:hAnsi="Times New Roman" w:cs="Times New Roman"/>
          <w:bCs/>
          <w:sz w:val="24"/>
          <w:szCs w:val="24"/>
        </w:rPr>
        <w:t>Here</w:t>
      </w:r>
      <w:r w:rsidR="004438A7" w:rsidRPr="005D78A8">
        <w:rPr>
          <w:rFonts w:ascii="Times New Roman" w:eastAsia="Calibri" w:hAnsi="Times New Roman" w:cs="Times New Roman"/>
          <w:bCs/>
          <w:sz w:val="24"/>
          <w:szCs w:val="24"/>
        </w:rPr>
        <w:t xml:space="preserve">, we </w:t>
      </w:r>
      <w:r w:rsidR="0056656D" w:rsidRPr="005D78A8">
        <w:rPr>
          <w:rFonts w:ascii="Times New Roman" w:eastAsia="Calibri" w:hAnsi="Times New Roman" w:cs="Times New Roman"/>
          <w:bCs/>
          <w:sz w:val="24"/>
          <w:szCs w:val="24"/>
        </w:rPr>
        <w:t>analyse</w:t>
      </w:r>
      <w:r w:rsidR="00095E9D">
        <w:rPr>
          <w:rFonts w:ascii="Times New Roman" w:eastAsia="Calibri" w:hAnsi="Times New Roman" w:cs="Times New Roman"/>
          <w:bCs/>
          <w:sz w:val="24"/>
          <w:szCs w:val="24"/>
        </w:rPr>
        <w:t>d</w:t>
      </w:r>
      <w:r w:rsidR="004438A7" w:rsidRPr="005D78A8">
        <w:rPr>
          <w:rFonts w:ascii="Times New Roman" w:eastAsia="Calibri" w:hAnsi="Times New Roman" w:cs="Times New Roman"/>
          <w:bCs/>
          <w:sz w:val="24"/>
          <w:szCs w:val="24"/>
        </w:rPr>
        <w:t xml:space="preserve"> and compare</w:t>
      </w:r>
      <w:r w:rsidR="000720E3">
        <w:rPr>
          <w:rFonts w:ascii="Times New Roman" w:eastAsia="Calibri" w:hAnsi="Times New Roman" w:cs="Times New Roman"/>
          <w:bCs/>
          <w:sz w:val="24"/>
          <w:szCs w:val="24"/>
        </w:rPr>
        <w:t>d</w:t>
      </w:r>
      <w:r w:rsidR="004438A7" w:rsidRPr="005D78A8">
        <w:rPr>
          <w:rFonts w:ascii="Times New Roman" w:eastAsia="Calibri" w:hAnsi="Times New Roman" w:cs="Times New Roman"/>
          <w:bCs/>
          <w:sz w:val="24"/>
          <w:szCs w:val="24"/>
        </w:rPr>
        <w:t xml:space="preserve"> </w:t>
      </w:r>
      <w:r w:rsidRPr="005D78A8">
        <w:rPr>
          <w:rFonts w:ascii="Times New Roman" w:eastAsia="Calibri" w:hAnsi="Times New Roman" w:cs="Times New Roman"/>
          <w:bCs/>
          <w:sz w:val="24"/>
          <w:szCs w:val="24"/>
        </w:rPr>
        <w:t>the execution of the considered time arrangement models with a few of the commonly utilized measures to assess the expectation noteworthiness counting coefficient of assurance (R2), root cruel square blunder (RMSE), and cruel outright mistake (MAE)</w:t>
      </w:r>
      <w:r w:rsidR="004438A7" w:rsidRPr="005D78A8">
        <w:rPr>
          <w:rFonts w:ascii="Times New Roman" w:eastAsia="Calibri" w:hAnsi="Times New Roman" w:cs="Times New Roman"/>
          <w:bCs/>
          <w:sz w:val="24"/>
          <w:szCs w:val="24"/>
        </w:rPr>
        <w:t>.</w:t>
      </w:r>
    </w:p>
    <w:p w14:paraId="74F348E8" w14:textId="77777777" w:rsidR="00C54392" w:rsidRPr="005D78A8" w:rsidRDefault="00C54392" w:rsidP="001810E8">
      <w:pPr>
        <w:spacing w:after="0" w:line="240" w:lineRule="auto"/>
        <w:jc w:val="both"/>
        <w:rPr>
          <w:rFonts w:ascii="Times New Roman" w:eastAsia="Calibri" w:hAnsi="Times New Roman" w:cs="Times New Roman"/>
          <w:bCs/>
          <w:sz w:val="24"/>
          <w:szCs w:val="24"/>
        </w:rPr>
      </w:pPr>
    </w:p>
    <w:p w14:paraId="3440D508" w14:textId="77777777" w:rsidR="004438A7" w:rsidRPr="005D78A8" w:rsidRDefault="00282C34"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Outcome and predictor variables</w:t>
      </w:r>
    </w:p>
    <w:p w14:paraId="36396B59" w14:textId="2685FFE6" w:rsidR="004438A7" w:rsidRPr="00C54392" w:rsidRDefault="00282C34" w:rsidP="001810E8">
      <w:pPr>
        <w:spacing w:after="0" w:line="240" w:lineRule="auto"/>
        <w:jc w:val="both"/>
        <w:rPr>
          <w:rFonts w:ascii="Times New Roman" w:hAnsi="Times New Roman" w:cs="Times New Roman"/>
          <w:sz w:val="24"/>
          <w:szCs w:val="24"/>
        </w:rPr>
      </w:pPr>
      <w:r w:rsidRPr="00C54392">
        <w:rPr>
          <w:rFonts w:ascii="Times New Roman" w:eastAsia="Calibri" w:hAnsi="Times New Roman" w:cs="Times New Roman"/>
          <w:sz w:val="24"/>
          <w:szCs w:val="24"/>
        </w:rPr>
        <w:t xml:space="preserve">We used </w:t>
      </w:r>
      <w:proofErr w:type="spellStart"/>
      <w:r w:rsidRPr="00C54392">
        <w:rPr>
          <w:rFonts w:ascii="Times New Roman" w:eastAsia="Calibri" w:hAnsi="Times New Roman" w:cs="Times New Roman"/>
          <w:sz w:val="24"/>
          <w:szCs w:val="24"/>
        </w:rPr>
        <w:t>rCFR</w:t>
      </w:r>
      <w:proofErr w:type="spellEnd"/>
      <w:r w:rsidRPr="00C54392">
        <w:rPr>
          <w:rFonts w:ascii="Times New Roman" w:eastAsia="Calibri" w:hAnsi="Times New Roman" w:cs="Times New Roman"/>
          <w:sz w:val="24"/>
          <w:szCs w:val="24"/>
        </w:rPr>
        <w:t xml:space="preserve"> as the outcome variable, we also collected and used </w:t>
      </w:r>
      <w:del w:id="204" w:author="Microsoft account" w:date="2021-08-17T23:26:00Z">
        <w:r w:rsidRPr="00C54392" w:rsidDel="007D30C7">
          <w:rPr>
            <w:rFonts w:ascii="Times New Roman" w:eastAsia="Calibri" w:hAnsi="Times New Roman" w:cs="Times New Roman"/>
            <w:sz w:val="24"/>
            <w:szCs w:val="24"/>
          </w:rPr>
          <w:delText xml:space="preserve">several </w:delText>
        </w:r>
      </w:del>
      <w:proofErr w:type="spellStart"/>
      <w:ins w:id="205" w:author="Microsoft account" w:date="2021-08-17T23:26:00Z">
        <w:r w:rsidR="007D30C7">
          <w:rPr>
            <w:rFonts w:ascii="Times New Roman" w:eastAsia="Calibri" w:hAnsi="Times New Roman" w:cs="Times New Roman"/>
            <w:sz w:val="24"/>
            <w:szCs w:val="24"/>
          </w:rPr>
          <w:t>climetic</w:t>
        </w:r>
        <w:proofErr w:type="spellEnd"/>
        <w:r w:rsidR="007D30C7" w:rsidRPr="00C54392">
          <w:rPr>
            <w:rFonts w:ascii="Times New Roman" w:eastAsia="Calibri" w:hAnsi="Times New Roman" w:cs="Times New Roman"/>
            <w:sz w:val="24"/>
            <w:szCs w:val="24"/>
          </w:rPr>
          <w:t xml:space="preserve"> </w:t>
        </w:r>
      </w:ins>
      <w:r w:rsidRPr="00C54392">
        <w:rPr>
          <w:rFonts w:ascii="Times New Roman" w:eastAsia="Calibri" w:hAnsi="Times New Roman" w:cs="Times New Roman"/>
          <w:sz w:val="24"/>
          <w:szCs w:val="24"/>
        </w:rPr>
        <w:t xml:space="preserve">predictors </w:t>
      </w:r>
      <w:ins w:id="206" w:author="ERAHEEM" w:date="2021-08-11T21:50:00Z">
        <w:del w:id="207" w:author="Microsoft account" w:date="2021-08-17T23:26:00Z">
          <w:r w:rsidRPr="00C54392" w:rsidDel="007D30C7">
            <w:rPr>
              <w:rFonts w:ascii="Times New Roman" w:eastAsia="Calibri" w:hAnsi="Times New Roman" w:cs="Times New Roman"/>
              <w:sz w:val="24"/>
              <w:szCs w:val="24"/>
            </w:rPr>
            <w:delText xml:space="preserve">[SEVERAL MEANS NOTHING. BE SPECIFIC. IF NOT A LONG LIST, MENTION HERE.] </w:delText>
          </w:r>
        </w:del>
      </w:ins>
      <w:del w:id="208" w:author="Microsoft account" w:date="2021-08-17T23:26:00Z">
        <w:r w:rsidRPr="00C54392" w:rsidDel="007D30C7">
          <w:rPr>
            <w:rFonts w:ascii="Times New Roman" w:eastAsia="Calibri" w:hAnsi="Times New Roman" w:cs="Times New Roman"/>
            <w:sz w:val="24"/>
            <w:szCs w:val="24"/>
          </w:rPr>
          <w:delText xml:space="preserve">data </w:delText>
        </w:r>
      </w:del>
      <w:r w:rsidRPr="00C54392">
        <w:rPr>
          <w:rFonts w:ascii="Times New Roman" w:eastAsia="Calibri" w:hAnsi="Times New Roman" w:cs="Times New Roman"/>
          <w:sz w:val="24"/>
          <w:szCs w:val="24"/>
        </w:rPr>
        <w:t xml:space="preserve">included different types of climate data parameters based on a daily scale such as </w:t>
      </w:r>
      <w:r>
        <w:rPr>
          <w:rFonts w:ascii="Times New Roman" w:hAnsi="Times New Roman" w:cs="Times New Roman"/>
          <w:sz w:val="24"/>
          <w:szCs w:val="24"/>
        </w:rPr>
        <w:t>P</w:t>
      </w:r>
      <w:r w:rsidRPr="005D78A8">
        <w:rPr>
          <w:rFonts w:ascii="Times New Roman" w:hAnsi="Times New Roman" w:cs="Times New Roman"/>
          <w:sz w:val="24"/>
          <w:szCs w:val="24"/>
        </w:rPr>
        <w:t xml:space="preserve">recipitation, </w:t>
      </w:r>
      <w:r>
        <w:rPr>
          <w:rFonts w:ascii="Times New Roman" w:hAnsi="Times New Roman" w:cs="Times New Roman"/>
          <w:sz w:val="24"/>
          <w:szCs w:val="24"/>
        </w:rPr>
        <w:t>Relative</w:t>
      </w:r>
      <w:r w:rsidRPr="005D78A8">
        <w:rPr>
          <w:rFonts w:ascii="Times New Roman" w:hAnsi="Times New Roman" w:cs="Times New Roman"/>
          <w:sz w:val="24"/>
          <w:szCs w:val="24"/>
        </w:rPr>
        <w:t xml:space="preserve"> humanity, temperature, </w:t>
      </w:r>
      <w:r>
        <w:rPr>
          <w:rFonts w:ascii="Times New Roman" w:hAnsi="Times New Roman" w:cs="Times New Roman"/>
          <w:sz w:val="24"/>
          <w:szCs w:val="24"/>
        </w:rPr>
        <w:t>dew</w:t>
      </w:r>
      <w:r w:rsidRPr="005D78A8">
        <w:rPr>
          <w:rFonts w:ascii="Times New Roman" w:hAnsi="Times New Roman" w:cs="Times New Roman"/>
          <w:sz w:val="24"/>
          <w:szCs w:val="24"/>
        </w:rPr>
        <w:t>, and wind speed</w:t>
      </w:r>
      <w:r>
        <w:rPr>
          <w:rFonts w:ascii="Times New Roman" w:hAnsi="Times New Roman" w:cs="Times New Roman"/>
          <w:sz w:val="24"/>
          <w:szCs w:val="24"/>
        </w:rPr>
        <w:t xml:space="preserve"> </w:t>
      </w:r>
      <w:r w:rsidRPr="00C54392">
        <w:rPr>
          <w:rFonts w:ascii="Times New Roman" w:eastAsia="Calibri" w:hAnsi="Times New Roman" w:cs="Times New Roman"/>
          <w:sz w:val="24"/>
          <w:szCs w:val="24"/>
        </w:rPr>
        <w:t>from NASA Prediction of Worldwide Energy Resources website (NASA, 2020).</w:t>
      </w:r>
    </w:p>
    <w:p w14:paraId="53D80E32" w14:textId="77777777" w:rsidR="00C54392" w:rsidRPr="005D78A8" w:rsidRDefault="00C54392" w:rsidP="001810E8">
      <w:pPr>
        <w:spacing w:after="0" w:line="240" w:lineRule="auto"/>
        <w:jc w:val="both"/>
        <w:rPr>
          <w:rFonts w:ascii="Times New Roman" w:eastAsia="Calibri" w:hAnsi="Times New Roman" w:cs="Times New Roman"/>
          <w:b/>
          <w:bCs/>
          <w:sz w:val="24"/>
          <w:szCs w:val="24"/>
        </w:rPr>
      </w:pPr>
    </w:p>
    <w:p w14:paraId="22A57E57" w14:textId="77777777" w:rsidR="004438A7" w:rsidRPr="005D78A8" w:rsidRDefault="00282C34"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Statistical analysis</w:t>
      </w:r>
    </w:p>
    <w:p w14:paraId="41EC91D8" w14:textId="7DCD9D49" w:rsidR="004438A7" w:rsidRPr="00EB5784" w:rsidRDefault="00282C34" w:rsidP="001810E8">
      <w:pPr>
        <w:spacing w:after="0" w:line="240" w:lineRule="auto"/>
        <w:jc w:val="both"/>
        <w:rPr>
          <w:rFonts w:ascii="Times New Roman" w:eastAsia="Calibri" w:hAnsi="Times New Roman" w:cs="Times New Roman"/>
          <w:bCs/>
          <w:sz w:val="24"/>
          <w:szCs w:val="24"/>
        </w:rPr>
      </w:pPr>
      <w:r w:rsidRPr="00EB5784">
        <w:rPr>
          <w:rFonts w:ascii="Times New Roman" w:eastAsia="Calibri" w:hAnsi="Times New Roman" w:cs="Times New Roman"/>
          <w:bCs/>
          <w:sz w:val="24"/>
          <w:szCs w:val="24"/>
        </w:rPr>
        <w:t xml:space="preserve">Here, we </w:t>
      </w:r>
      <w:r w:rsidR="0056656D" w:rsidRPr="00EB5784">
        <w:rPr>
          <w:rFonts w:ascii="Times New Roman" w:eastAsia="Calibri" w:hAnsi="Times New Roman" w:cs="Times New Roman"/>
          <w:bCs/>
          <w:sz w:val="24"/>
          <w:szCs w:val="24"/>
        </w:rPr>
        <w:t>analysed</w:t>
      </w:r>
      <w:r w:rsidRPr="00EB5784">
        <w:rPr>
          <w:rFonts w:ascii="Times New Roman" w:eastAsia="Calibri" w:hAnsi="Times New Roman" w:cs="Times New Roman"/>
          <w:bCs/>
          <w:sz w:val="24"/>
          <w:szCs w:val="24"/>
        </w:rPr>
        <w:t xml:space="preserve"> that the </w:t>
      </w:r>
      <w:proofErr w:type="spellStart"/>
      <w:r w:rsidRPr="00EB5784">
        <w:rPr>
          <w:rFonts w:ascii="Times New Roman" w:eastAsia="Calibri" w:hAnsi="Times New Roman" w:cs="Times New Roman"/>
          <w:bCs/>
          <w:sz w:val="24"/>
          <w:szCs w:val="24"/>
        </w:rPr>
        <w:t>rCFR</w:t>
      </w:r>
      <w:proofErr w:type="spellEnd"/>
      <w:r w:rsidRPr="00EB5784">
        <w:rPr>
          <w:rFonts w:ascii="Times New Roman" w:eastAsia="Calibri" w:hAnsi="Times New Roman" w:cs="Times New Roman"/>
          <w:bCs/>
          <w:sz w:val="24"/>
          <w:szCs w:val="24"/>
        </w:rPr>
        <w:t xml:space="preserve"> of COVID-19 has changed over time (</w:t>
      </w:r>
      <w:r w:rsidR="000B41B8">
        <w:rPr>
          <w:rFonts w:ascii="Times New Roman" w:eastAsia="Calibri" w:hAnsi="Times New Roman" w:cs="Times New Roman"/>
          <w:b/>
          <w:sz w:val="24"/>
          <w:szCs w:val="24"/>
        </w:rPr>
        <w:t>Fig. 3</w:t>
      </w:r>
      <w:r w:rsidRPr="00EB5784">
        <w:rPr>
          <w:rFonts w:ascii="Times New Roman" w:eastAsia="Calibri" w:hAnsi="Times New Roman" w:cs="Times New Roman"/>
          <w:bCs/>
          <w:sz w:val="24"/>
          <w:szCs w:val="24"/>
        </w:rPr>
        <w:t xml:space="preserve">). </w:t>
      </w:r>
      <w:commentRangeStart w:id="209"/>
      <w:ins w:id="210" w:author="ERAHEEM" w:date="2021-08-11T21:50:00Z">
        <w:r w:rsidRPr="00EB5784">
          <w:rPr>
            <w:rFonts w:ascii="Times New Roman" w:eastAsia="Calibri" w:hAnsi="Times New Roman" w:cs="Times New Roman"/>
            <w:bCs/>
            <w:sz w:val="24"/>
            <w:szCs w:val="24"/>
          </w:rPr>
          <w:t xml:space="preserve">[NEED TO MENTION THIS IN THE INTRODUCTION SECTION, SOMEHOW TO GIVE AN IMPRESSION OF WHAT WE ARE ACTUALLY GOING TO DO. THIS IS MY THOUGHTS NOW WHICH MAY CHANGE ONCE THE PAPER IS UPDATED]. </w:t>
        </w:r>
      </w:ins>
      <w:commentRangeEnd w:id="209"/>
      <w:r w:rsidR="00844622">
        <w:rPr>
          <w:rStyle w:val="CommentReference"/>
          <w:rFonts w:ascii="Calibri" w:eastAsia="Calibri" w:hAnsi="Calibri" w:cs="Vrinda"/>
        </w:rPr>
        <w:commentReference w:id="209"/>
      </w:r>
      <w:r w:rsidRPr="00EB5784">
        <w:rPr>
          <w:rFonts w:ascii="Times New Roman" w:eastAsia="Calibri" w:hAnsi="Times New Roman" w:cs="Times New Roman"/>
          <w:bCs/>
          <w:sz w:val="24"/>
          <w:szCs w:val="24"/>
        </w:rPr>
        <w:t xml:space="preserve">We also find out that the </w:t>
      </w:r>
      <w:proofErr w:type="spellStart"/>
      <w:r w:rsidRPr="00EB5784">
        <w:rPr>
          <w:rFonts w:ascii="Times New Roman" w:eastAsia="Calibri" w:hAnsi="Times New Roman" w:cs="Times New Roman"/>
          <w:bCs/>
          <w:sz w:val="24"/>
          <w:szCs w:val="24"/>
        </w:rPr>
        <w:t>rCFR</w:t>
      </w:r>
      <w:proofErr w:type="spellEnd"/>
      <w:r w:rsidRPr="00EB5784">
        <w:rPr>
          <w:rFonts w:ascii="Times New Roman" w:eastAsia="Calibri" w:hAnsi="Times New Roman" w:cs="Times New Roman"/>
          <w:bCs/>
          <w:sz w:val="24"/>
          <w:szCs w:val="24"/>
        </w:rPr>
        <w:t xml:space="preserve"> reached a </w:t>
      </w:r>
      <w:r w:rsidR="00271073" w:rsidRPr="00EB5784">
        <w:rPr>
          <w:rFonts w:ascii="Times New Roman" w:eastAsia="Calibri" w:hAnsi="Times New Roman" w:cs="Times New Roman"/>
          <w:bCs/>
          <w:sz w:val="24"/>
          <w:szCs w:val="24"/>
        </w:rPr>
        <w:t xml:space="preserve">lowest </w:t>
      </w:r>
      <w:r w:rsidRPr="00EB5784">
        <w:rPr>
          <w:rFonts w:ascii="Times New Roman" w:eastAsia="Calibri" w:hAnsi="Times New Roman" w:cs="Times New Roman"/>
          <w:bCs/>
          <w:sz w:val="24"/>
          <w:szCs w:val="24"/>
        </w:rPr>
        <w:t xml:space="preserve">peak at </w:t>
      </w:r>
      <w:r w:rsidR="00271073" w:rsidRPr="00EB5784">
        <w:rPr>
          <w:rFonts w:ascii="Times New Roman" w:eastAsia="Calibri" w:hAnsi="Times New Roman" w:cs="Times New Roman"/>
          <w:bCs/>
          <w:sz w:val="24"/>
          <w:szCs w:val="24"/>
        </w:rPr>
        <w:t xml:space="preserve">14 April 2021 (CFR = 1.42%) </w:t>
      </w:r>
      <w:r w:rsidRPr="00EB5784">
        <w:rPr>
          <w:rFonts w:ascii="Times New Roman" w:eastAsia="Calibri" w:hAnsi="Times New Roman" w:cs="Times New Roman"/>
          <w:bCs/>
          <w:sz w:val="24"/>
          <w:szCs w:val="24"/>
        </w:rPr>
        <w:t xml:space="preserve">and then the trend </w:t>
      </w:r>
      <w:r w:rsidR="00271073" w:rsidRPr="00EB5784">
        <w:rPr>
          <w:rFonts w:ascii="Times New Roman" w:eastAsia="Calibri" w:hAnsi="Times New Roman" w:cs="Times New Roman"/>
          <w:bCs/>
          <w:sz w:val="24"/>
          <w:szCs w:val="24"/>
        </w:rPr>
        <w:t>started to increase</w:t>
      </w:r>
      <w:r w:rsidRPr="00EB5784">
        <w:rPr>
          <w:rFonts w:ascii="Times New Roman" w:eastAsia="Calibri" w:hAnsi="Times New Roman" w:cs="Times New Roman"/>
          <w:bCs/>
          <w:sz w:val="24"/>
          <w:szCs w:val="24"/>
        </w:rPr>
        <w:t xml:space="preserve">. Not only used time-series model to identify the reason behind the increasing and decreasing trend of COVID-19 </w:t>
      </w:r>
      <w:proofErr w:type="spellStart"/>
      <w:r w:rsidRPr="00EB5784">
        <w:rPr>
          <w:rFonts w:ascii="Times New Roman" w:eastAsia="Calibri" w:hAnsi="Times New Roman" w:cs="Times New Roman"/>
          <w:bCs/>
          <w:sz w:val="24"/>
          <w:szCs w:val="24"/>
        </w:rPr>
        <w:t>rCFR</w:t>
      </w:r>
      <w:proofErr w:type="spellEnd"/>
      <w:r w:rsidRPr="00EB5784">
        <w:rPr>
          <w:rFonts w:ascii="Times New Roman" w:eastAsia="Calibri" w:hAnsi="Times New Roman" w:cs="Times New Roman"/>
          <w:bCs/>
          <w:sz w:val="24"/>
          <w:szCs w:val="24"/>
        </w:rPr>
        <w:t xml:space="preserve">. We </w:t>
      </w:r>
      <w:r w:rsidR="003337B7" w:rsidRPr="00EB5784">
        <w:rPr>
          <w:rFonts w:ascii="Times New Roman" w:eastAsia="Calibri" w:hAnsi="Times New Roman" w:cs="Times New Roman"/>
          <w:bCs/>
          <w:sz w:val="24"/>
          <w:szCs w:val="24"/>
        </w:rPr>
        <w:t>tried to find out</w:t>
      </w:r>
      <w:r w:rsidRPr="00EB5784">
        <w:rPr>
          <w:rFonts w:ascii="Times New Roman" w:eastAsia="Calibri" w:hAnsi="Times New Roman" w:cs="Times New Roman"/>
          <w:bCs/>
          <w:sz w:val="24"/>
          <w:szCs w:val="24"/>
        </w:rPr>
        <w:t xml:space="preserve"> the relationship between the </w:t>
      </w:r>
      <w:proofErr w:type="spellStart"/>
      <w:r w:rsidRPr="00EB5784">
        <w:rPr>
          <w:rFonts w:ascii="Times New Roman" w:eastAsia="Calibri" w:hAnsi="Times New Roman" w:cs="Times New Roman"/>
          <w:bCs/>
          <w:sz w:val="24"/>
          <w:szCs w:val="24"/>
        </w:rPr>
        <w:t>rCFR</w:t>
      </w:r>
      <w:proofErr w:type="spellEnd"/>
      <w:r w:rsidRPr="00EB5784">
        <w:rPr>
          <w:rFonts w:ascii="Times New Roman" w:eastAsia="Calibri" w:hAnsi="Times New Roman" w:cs="Times New Roman"/>
          <w:bCs/>
          <w:sz w:val="24"/>
          <w:szCs w:val="24"/>
        </w:rPr>
        <w:t xml:space="preserve"> of COVID-19 and </w:t>
      </w:r>
      <w:del w:id="211" w:author="Microsoft account" w:date="2021-08-17T23:38:00Z">
        <w:r w:rsidRPr="00EB5784" w:rsidDel="005D3A04">
          <w:rPr>
            <w:rFonts w:ascii="Times New Roman" w:eastAsia="Calibri" w:hAnsi="Times New Roman" w:cs="Times New Roman"/>
            <w:bCs/>
            <w:sz w:val="24"/>
            <w:szCs w:val="24"/>
          </w:rPr>
          <w:delText>country-level explanatory variables</w:delText>
        </w:r>
      </w:del>
      <w:ins w:id="212" w:author="Microsoft account" w:date="2021-08-17T23:38:00Z">
        <w:r w:rsidR="005D3A04">
          <w:rPr>
            <w:rFonts w:ascii="Times New Roman" w:eastAsia="Calibri" w:hAnsi="Times New Roman" w:cs="Times New Roman"/>
            <w:bCs/>
            <w:sz w:val="24"/>
            <w:szCs w:val="24"/>
          </w:rPr>
          <w:t>climatic factors</w:t>
        </w:r>
      </w:ins>
      <w:del w:id="213" w:author="Microsoft account" w:date="2021-08-17T23:38:00Z">
        <w:r w:rsidRPr="00EB5784" w:rsidDel="005D3A04">
          <w:rPr>
            <w:rFonts w:ascii="Times New Roman" w:eastAsia="Calibri" w:hAnsi="Times New Roman" w:cs="Times New Roman"/>
            <w:bCs/>
            <w:sz w:val="24"/>
            <w:szCs w:val="24"/>
          </w:rPr>
          <w:delText xml:space="preserve"> vary over time or they remain the same in two</w:delText>
        </w:r>
      </w:del>
      <w:del w:id="214" w:author="ERAHEEM" w:date="2021-08-11T21:50:00Z">
        <w:r w:rsidR="004438A7" w:rsidRPr="00EB5784">
          <w:rPr>
            <w:rFonts w:ascii="Times New Roman" w:eastAsia="Calibri" w:hAnsi="Times New Roman" w:cs="Times New Roman"/>
            <w:bCs/>
            <w:sz w:val="24"/>
            <w:szCs w:val="24"/>
          </w:rPr>
          <w:delText xml:space="preserve"> period</w:delText>
        </w:r>
      </w:del>
      <w:ins w:id="215" w:author="ERAHEEM" w:date="2021-08-11T21:50:00Z">
        <w:del w:id="216" w:author="Microsoft account" w:date="2021-08-17T23:38:00Z">
          <w:r w:rsidRPr="00EB5784" w:rsidDel="005D3A04">
            <w:rPr>
              <w:rFonts w:ascii="Times New Roman" w:eastAsia="Calibri" w:hAnsi="Times New Roman" w:cs="Times New Roman"/>
              <w:bCs/>
              <w:sz w:val="24"/>
              <w:szCs w:val="24"/>
            </w:rPr>
            <w:delText>-</w:delText>
          </w:r>
        </w:del>
        <w:del w:id="217" w:author="Microsoft account" w:date="2021-08-17T23:37:00Z">
          <w:r w:rsidRPr="00EB5784" w:rsidDel="005D3A04">
            <w:rPr>
              <w:rFonts w:ascii="Times New Roman" w:eastAsia="Calibri" w:hAnsi="Times New Roman" w:cs="Times New Roman"/>
              <w:bCs/>
              <w:sz w:val="24"/>
              <w:szCs w:val="24"/>
            </w:rPr>
            <w:delText>periodperiods</w:delText>
          </w:r>
        </w:del>
      </w:ins>
      <w:del w:id="218" w:author="Microsoft account" w:date="2021-08-17T23:38:00Z">
        <w:r w:rsidRPr="00EB5784" w:rsidDel="005D3A04">
          <w:rPr>
            <w:rFonts w:ascii="Times New Roman" w:eastAsia="Calibri" w:hAnsi="Times New Roman" w:cs="Times New Roman"/>
            <w:bCs/>
            <w:sz w:val="24"/>
            <w:szCs w:val="24"/>
          </w:rPr>
          <w:delText xml:space="preserve"> </w:delText>
        </w:r>
      </w:del>
      <w:ins w:id="219" w:author="Microsoft account" w:date="2021-08-17T23:38:00Z">
        <w:r w:rsidR="005D3A04">
          <w:rPr>
            <w:rFonts w:ascii="Times New Roman" w:eastAsia="Calibri" w:hAnsi="Times New Roman" w:cs="Times New Roman"/>
            <w:bCs/>
            <w:sz w:val="24"/>
            <w:szCs w:val="24"/>
          </w:rPr>
          <w:t xml:space="preserve"> </w:t>
        </w:r>
      </w:ins>
      <w:r w:rsidRPr="00EB5784">
        <w:rPr>
          <w:rFonts w:ascii="Times New Roman" w:eastAsia="Calibri" w:hAnsi="Times New Roman" w:cs="Times New Roman"/>
          <w:bCs/>
          <w:sz w:val="24"/>
          <w:szCs w:val="24"/>
        </w:rPr>
        <w:t>through regression model.</w:t>
      </w:r>
      <w:ins w:id="220" w:author="Microsoft account" w:date="2021-08-17T23:39:00Z">
        <w:r w:rsidR="00D23E10">
          <w:rPr>
            <w:rFonts w:ascii="Times New Roman" w:eastAsia="Calibri" w:hAnsi="Times New Roman" w:cs="Times New Roman"/>
            <w:bCs/>
            <w:sz w:val="24"/>
            <w:szCs w:val="24"/>
          </w:rPr>
          <w:t xml:space="preserve"> </w:t>
        </w:r>
      </w:ins>
      <w:ins w:id="221" w:author="ERAHEEM" w:date="2021-08-11T21:50:00Z">
        <w:del w:id="222" w:author="Microsoft account" w:date="2021-08-17T23:39:00Z">
          <w:r w:rsidRPr="00EB5784" w:rsidDel="00D23E10">
            <w:rPr>
              <w:rFonts w:ascii="Times New Roman" w:eastAsia="Calibri" w:hAnsi="Times New Roman" w:cs="Times New Roman"/>
              <w:bCs/>
              <w:sz w:val="24"/>
              <w:szCs w:val="24"/>
            </w:rPr>
            <w:delText xml:space="preserve">  [THIS SEEMS REPEATED INFORMATION TO ME.]</w:delText>
          </w:r>
        </w:del>
      </w:ins>
      <w:del w:id="223" w:author="Microsoft account" w:date="2021-08-17T23:39:00Z">
        <w:r w:rsidRPr="00EB5784" w:rsidDel="00D23E10">
          <w:rPr>
            <w:rFonts w:ascii="Times New Roman" w:eastAsia="Calibri" w:hAnsi="Times New Roman" w:cs="Times New Roman"/>
            <w:bCs/>
            <w:sz w:val="24"/>
            <w:szCs w:val="24"/>
          </w:rPr>
          <w:delText xml:space="preserve"> </w:delText>
        </w:r>
      </w:del>
      <w:r w:rsidR="003054CA" w:rsidRPr="00EB5784">
        <w:rPr>
          <w:rFonts w:ascii="Times New Roman" w:eastAsia="Calibri" w:hAnsi="Times New Roman" w:cs="Times New Roman"/>
          <w:bCs/>
          <w:sz w:val="24"/>
          <w:szCs w:val="24"/>
        </w:rPr>
        <w:t xml:space="preserve">Here </w:t>
      </w:r>
      <w:r w:rsidRPr="00EB5784">
        <w:rPr>
          <w:rFonts w:ascii="Times New Roman" w:eastAsia="Calibri" w:hAnsi="Times New Roman" w:cs="Times New Roman"/>
          <w:bCs/>
          <w:sz w:val="24"/>
          <w:szCs w:val="24"/>
        </w:rPr>
        <w:t xml:space="preserve">we </w:t>
      </w:r>
      <w:r w:rsidR="003337B7" w:rsidRPr="00EB5784">
        <w:rPr>
          <w:rFonts w:ascii="Times New Roman" w:eastAsia="Calibri" w:hAnsi="Times New Roman" w:cs="Times New Roman"/>
          <w:bCs/>
          <w:sz w:val="24"/>
          <w:szCs w:val="24"/>
        </w:rPr>
        <w:t>applied</w:t>
      </w:r>
      <w:r w:rsidRPr="00EB5784">
        <w:rPr>
          <w:rFonts w:ascii="Times New Roman" w:eastAsia="Calibri" w:hAnsi="Times New Roman" w:cs="Times New Roman"/>
          <w:bCs/>
          <w:sz w:val="24"/>
          <w:szCs w:val="24"/>
        </w:rPr>
        <w:t xml:space="preserve"> </w:t>
      </w:r>
      <w:r w:rsidR="003337B7" w:rsidRPr="00EB5784">
        <w:rPr>
          <w:rFonts w:ascii="Times New Roman" w:eastAsia="Calibri" w:hAnsi="Times New Roman" w:cs="Times New Roman"/>
          <w:bCs/>
          <w:sz w:val="24"/>
          <w:szCs w:val="24"/>
        </w:rPr>
        <w:t>the</w:t>
      </w:r>
      <w:r w:rsidRPr="00EB5784">
        <w:rPr>
          <w:rFonts w:ascii="Times New Roman" w:eastAsia="Calibri" w:hAnsi="Times New Roman" w:cs="Times New Roman"/>
          <w:bCs/>
          <w:sz w:val="24"/>
          <w:szCs w:val="24"/>
        </w:rPr>
        <w:t xml:space="preserve"> beta regression model separately for each dataset to investigate the association between </w:t>
      </w:r>
      <w:del w:id="224" w:author="Microsoft account" w:date="2021-08-17T23:40:00Z">
        <w:r w:rsidRPr="00EB5784" w:rsidDel="00D23E10">
          <w:rPr>
            <w:rFonts w:ascii="Times New Roman" w:eastAsia="Calibri" w:hAnsi="Times New Roman" w:cs="Times New Roman"/>
            <w:bCs/>
            <w:sz w:val="24"/>
            <w:szCs w:val="24"/>
          </w:rPr>
          <w:delText>possible explanatory</w:delText>
        </w:r>
      </w:del>
      <w:ins w:id="225" w:author="Microsoft account" w:date="2021-08-17T23:40:00Z">
        <w:r w:rsidR="00D23E10">
          <w:rPr>
            <w:rFonts w:ascii="Times New Roman" w:eastAsia="Calibri" w:hAnsi="Times New Roman" w:cs="Times New Roman"/>
            <w:bCs/>
            <w:sz w:val="24"/>
            <w:szCs w:val="24"/>
          </w:rPr>
          <w:t>climatic</w:t>
        </w:r>
      </w:ins>
      <w:r w:rsidRPr="00EB5784">
        <w:rPr>
          <w:rFonts w:ascii="Times New Roman" w:eastAsia="Calibri" w:hAnsi="Times New Roman" w:cs="Times New Roman"/>
          <w:bCs/>
          <w:sz w:val="24"/>
          <w:szCs w:val="24"/>
        </w:rPr>
        <w:t xml:space="preserve"> variables and tried to </w:t>
      </w:r>
      <w:r w:rsidR="003337B7" w:rsidRPr="00EB5784">
        <w:rPr>
          <w:rFonts w:ascii="Times New Roman" w:eastAsia="Calibri" w:hAnsi="Times New Roman" w:cs="Times New Roman"/>
          <w:bCs/>
          <w:sz w:val="24"/>
          <w:szCs w:val="24"/>
        </w:rPr>
        <w:t xml:space="preserve">get </w:t>
      </w:r>
      <w:r w:rsidRPr="00EB5784">
        <w:rPr>
          <w:rFonts w:ascii="Times New Roman" w:eastAsia="Calibri" w:hAnsi="Times New Roman" w:cs="Times New Roman"/>
          <w:bCs/>
          <w:sz w:val="24"/>
          <w:szCs w:val="24"/>
        </w:rPr>
        <w:t>which variables affect</w:t>
      </w:r>
      <w:r w:rsidR="003337B7" w:rsidRPr="00EB5784">
        <w:rPr>
          <w:rFonts w:ascii="Times New Roman" w:eastAsia="Calibri" w:hAnsi="Times New Roman" w:cs="Times New Roman"/>
          <w:bCs/>
          <w:sz w:val="24"/>
          <w:szCs w:val="24"/>
        </w:rPr>
        <w:t>ing</w:t>
      </w:r>
      <w:r w:rsidRPr="00EB5784">
        <w:rPr>
          <w:rFonts w:ascii="Times New Roman" w:eastAsia="Calibri" w:hAnsi="Times New Roman" w:cs="Times New Roman"/>
          <w:bCs/>
          <w:sz w:val="24"/>
          <w:szCs w:val="24"/>
        </w:rPr>
        <w:t xml:space="preserve"> most in</w:t>
      </w:r>
      <w:r w:rsidR="003337B7" w:rsidRPr="00EB5784">
        <w:rPr>
          <w:rFonts w:ascii="Times New Roman" w:eastAsia="Calibri" w:hAnsi="Times New Roman" w:cs="Times New Roman"/>
          <w:bCs/>
          <w:sz w:val="24"/>
          <w:szCs w:val="24"/>
        </w:rPr>
        <w:t xml:space="preserve"> </w:t>
      </w:r>
      <w:r w:rsidR="00EB5784" w:rsidRPr="00EB5784">
        <w:rPr>
          <w:rFonts w:ascii="Times New Roman" w:eastAsia="Calibri" w:hAnsi="Times New Roman" w:cs="Times New Roman"/>
          <w:bCs/>
          <w:sz w:val="24"/>
          <w:szCs w:val="24"/>
        </w:rPr>
        <w:t>this</w:t>
      </w:r>
      <w:r w:rsidR="00AC4A38" w:rsidRPr="00EB5784">
        <w:rPr>
          <w:rFonts w:ascii="Times New Roman" w:eastAsia="Calibri" w:hAnsi="Times New Roman" w:cs="Times New Roman"/>
          <w:bCs/>
          <w:sz w:val="24"/>
          <w:szCs w:val="24"/>
        </w:rPr>
        <w:t xml:space="preserve"> periods</w:t>
      </w:r>
      <w:r w:rsidRPr="00EB5784">
        <w:rPr>
          <w:rFonts w:ascii="Times New Roman" w:eastAsia="Calibri" w:hAnsi="Times New Roman" w:cs="Times New Roman"/>
          <w:bCs/>
          <w:sz w:val="24"/>
          <w:szCs w:val="24"/>
        </w:rPr>
        <w:t>.</w:t>
      </w:r>
    </w:p>
    <w:p w14:paraId="2BA3D4D3" w14:textId="77777777" w:rsidR="00964070" w:rsidRPr="005D78A8" w:rsidRDefault="00964070" w:rsidP="001810E8">
      <w:pPr>
        <w:spacing w:after="0" w:line="240" w:lineRule="auto"/>
        <w:jc w:val="both"/>
        <w:rPr>
          <w:rFonts w:ascii="Times New Roman" w:eastAsia="Calibri" w:hAnsi="Times New Roman" w:cs="Times New Roman"/>
          <w:b/>
          <w:bCs/>
          <w:i/>
          <w:iCs/>
          <w:color w:val="000000"/>
          <w:sz w:val="24"/>
          <w:szCs w:val="24"/>
        </w:rPr>
      </w:pPr>
    </w:p>
    <w:p w14:paraId="472875D3" w14:textId="77777777" w:rsidR="00964070" w:rsidRPr="005D78A8" w:rsidRDefault="00282C34" w:rsidP="001810E8">
      <w:pPr>
        <w:spacing w:after="0" w:line="240" w:lineRule="auto"/>
        <w:jc w:val="both"/>
        <w:rPr>
          <w:rFonts w:ascii="Times New Roman" w:eastAsia="Calibri" w:hAnsi="Times New Roman" w:cs="Times New Roman"/>
          <w:b/>
          <w:bCs/>
          <w:color w:val="000000"/>
          <w:sz w:val="24"/>
          <w:szCs w:val="24"/>
        </w:rPr>
      </w:pPr>
      <w:r w:rsidRPr="005D78A8">
        <w:rPr>
          <w:rFonts w:ascii="Times New Roman" w:eastAsia="Calibri" w:hAnsi="Times New Roman" w:cs="Times New Roman"/>
          <w:b/>
          <w:bCs/>
          <w:color w:val="000000"/>
          <w:sz w:val="24"/>
          <w:szCs w:val="24"/>
        </w:rPr>
        <w:t>Beta regression models:</w:t>
      </w:r>
    </w:p>
    <w:p w14:paraId="763CEAF4" w14:textId="50434975" w:rsidR="00964070" w:rsidRDefault="00282C34" w:rsidP="001810E8">
      <w:pPr>
        <w:spacing w:after="0" w:line="240" w:lineRule="auto"/>
        <w:jc w:val="both"/>
        <w:rPr>
          <w:rFonts w:ascii="Times New Roman" w:eastAsia="Calibri" w:hAnsi="Times New Roman" w:cs="Times New Roman"/>
          <w:sz w:val="24"/>
          <w:szCs w:val="24"/>
        </w:rPr>
      </w:pPr>
      <w:r w:rsidRPr="005D78A8">
        <w:rPr>
          <w:rFonts w:ascii="Times New Roman" w:eastAsia="Calibri" w:hAnsi="Times New Roman" w:cs="Times New Roman"/>
          <w:color w:val="000000"/>
          <w:sz w:val="24"/>
          <w:szCs w:val="24"/>
        </w:rPr>
        <w:t>As the outcome variable (</w:t>
      </w:r>
      <w:proofErr w:type="spellStart"/>
      <w:r w:rsidRPr="005D78A8">
        <w:rPr>
          <w:rFonts w:ascii="Times New Roman" w:eastAsia="Calibri" w:hAnsi="Times New Roman" w:cs="Times New Roman"/>
          <w:color w:val="000000"/>
          <w:sz w:val="24"/>
          <w:szCs w:val="24"/>
        </w:rPr>
        <w:t>rCFR</w:t>
      </w:r>
      <w:proofErr w:type="spellEnd"/>
      <w:r w:rsidRPr="005D78A8">
        <w:rPr>
          <w:rFonts w:ascii="Times New Roman" w:eastAsia="Calibri" w:hAnsi="Times New Roman" w:cs="Times New Roman"/>
          <w:color w:val="000000"/>
          <w:sz w:val="24"/>
          <w:szCs w:val="24"/>
        </w:rPr>
        <w:t xml:space="preserve">) varies in an interval of 0 or 1, </w:t>
      </w:r>
      <w:r w:rsidR="0040286A" w:rsidRPr="005D78A8">
        <w:rPr>
          <w:rFonts w:ascii="Times New Roman" w:eastAsia="Calibri" w:hAnsi="Times New Roman" w:cs="Times New Roman"/>
          <w:color w:val="000000"/>
          <w:sz w:val="24"/>
          <w:szCs w:val="24"/>
        </w:rPr>
        <w:t xml:space="preserve">here </w:t>
      </w:r>
      <w:r w:rsidRPr="005D78A8">
        <w:rPr>
          <w:rFonts w:ascii="Times New Roman" w:eastAsia="Calibri" w:hAnsi="Times New Roman" w:cs="Times New Roman"/>
          <w:color w:val="000000"/>
          <w:sz w:val="24"/>
          <w:szCs w:val="24"/>
        </w:rPr>
        <w:t xml:space="preserve">we used beta regression models to </w:t>
      </w:r>
      <w:r w:rsidR="0040286A" w:rsidRPr="005D78A8">
        <w:rPr>
          <w:rFonts w:ascii="Times New Roman" w:eastAsia="Calibri" w:hAnsi="Times New Roman" w:cs="Times New Roman"/>
          <w:color w:val="000000"/>
          <w:sz w:val="24"/>
          <w:szCs w:val="24"/>
        </w:rPr>
        <w:t>find out</w:t>
      </w:r>
      <w:r w:rsidRPr="005D78A8">
        <w:rPr>
          <w:rFonts w:ascii="Times New Roman" w:eastAsia="Calibri" w:hAnsi="Times New Roman" w:cs="Times New Roman"/>
          <w:color w:val="000000"/>
          <w:sz w:val="24"/>
          <w:szCs w:val="24"/>
        </w:rPr>
        <w:t xml:space="preserve"> the </w:t>
      </w:r>
      <w:r w:rsidR="0040286A" w:rsidRPr="005D78A8">
        <w:rPr>
          <w:rFonts w:ascii="Times New Roman" w:eastAsia="Calibri" w:hAnsi="Times New Roman" w:cs="Times New Roman"/>
          <w:color w:val="000000"/>
          <w:sz w:val="24"/>
          <w:szCs w:val="24"/>
        </w:rPr>
        <w:t>relation</w:t>
      </w:r>
      <w:r w:rsidRPr="005D78A8">
        <w:rPr>
          <w:rFonts w:ascii="Times New Roman" w:eastAsia="Calibri" w:hAnsi="Times New Roman" w:cs="Times New Roman"/>
          <w:color w:val="000000"/>
          <w:sz w:val="24"/>
          <w:szCs w:val="24"/>
        </w:rPr>
        <w:t xml:space="preserve"> between possible expl</w:t>
      </w:r>
      <w:r w:rsidR="00EB5784">
        <w:rPr>
          <w:rFonts w:ascii="Times New Roman" w:eastAsia="Calibri" w:hAnsi="Times New Roman" w:cs="Times New Roman"/>
          <w:color w:val="000000"/>
          <w:sz w:val="24"/>
          <w:szCs w:val="24"/>
        </w:rPr>
        <w:t xml:space="preserve">anatory variables and the  </w:t>
      </w:r>
      <w:proofErr w:type="spellStart"/>
      <w:r w:rsidR="00EB5784">
        <w:rPr>
          <w:rFonts w:ascii="Times New Roman" w:eastAsia="Calibri" w:hAnsi="Times New Roman" w:cs="Times New Roman"/>
          <w:color w:val="000000"/>
          <w:sz w:val="24"/>
          <w:szCs w:val="24"/>
        </w:rPr>
        <w:t>rCFR</w:t>
      </w:r>
      <w:proofErr w:type="spellEnd"/>
      <w:r w:rsidR="00EB5784">
        <w:rPr>
          <w:rFonts w:ascii="Times New Roman" w:eastAsia="Calibri" w:hAnsi="Times New Roman" w:cs="Times New Roman"/>
          <w:color w:val="000000"/>
          <w:sz w:val="24"/>
          <w:szCs w:val="24"/>
        </w:rPr>
        <w:t xml:space="preserve"> </w:t>
      </w:r>
      <w:r w:rsidRPr="005D78A8">
        <w:rPr>
          <w:rFonts w:ascii="Times New Roman" w:eastAsia="Calibri" w:hAnsi="Times New Roman" w:cs="Times New Roman"/>
          <w:color w:val="000000"/>
          <w:sz w:val="24"/>
          <w:szCs w:val="24"/>
        </w:rPr>
        <w:fldChar w:fldCharType="begin" w:fldLock="1"/>
      </w:r>
      <w:r w:rsidR="00323325">
        <w:rPr>
          <w:rFonts w:ascii="Times New Roman" w:eastAsia="Calibri" w:hAnsi="Times New Roman" w:cs="Times New Roman"/>
          <w:color w:val="000000"/>
          <w:sz w:val="24"/>
          <w:szCs w:val="24"/>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d9f68b62-589d-4b40-89c9-fa300ca0f347","http://www.mendeley.com/documents/?uuid=9d975447-fe8c-4fea-81a2-28f376e4a3de","http://www.mendeley.com/documents/?uuid=7ca72a73-4882-41e2-8672-380a44df8f4c"]},{"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http://www.mendeley.com/documents/?uuid=a8a52f1f-38ab-4a33-9dca-482da100755f","http://www.mendeley.com/documents/?uuid=70eb6d75-7a9c-4f6e-b0d7-47b597ac2996"]}],"mendeley":{"formattedCitation":"[42,43]","plainTextFormattedCitation":"[42,43]","previouslyFormattedCitation":"(42,43)"},"properties":{"noteIndex":0},"schema":"https://github.com/citation-style-language/schema/raw/master/csl-citation.json"}</w:instrText>
      </w:r>
      <w:r w:rsidRPr="005D78A8">
        <w:rPr>
          <w:rFonts w:ascii="Times New Roman" w:eastAsia="Calibri" w:hAnsi="Times New Roman" w:cs="Times New Roman"/>
          <w:color w:val="000000"/>
          <w:sz w:val="24"/>
          <w:szCs w:val="24"/>
        </w:rPr>
        <w:fldChar w:fldCharType="separate"/>
      </w:r>
      <w:r w:rsidR="00323325" w:rsidRPr="00323325">
        <w:rPr>
          <w:rFonts w:ascii="Times New Roman" w:eastAsia="Calibri" w:hAnsi="Times New Roman" w:cs="Times New Roman"/>
          <w:noProof/>
          <w:color w:val="000000"/>
          <w:sz w:val="24"/>
          <w:szCs w:val="24"/>
        </w:rPr>
        <w:t>[42,43]</w:t>
      </w:r>
      <w:r w:rsidRPr="005D78A8">
        <w:rPr>
          <w:rFonts w:ascii="Times New Roman" w:eastAsia="Calibri" w:hAnsi="Times New Roman" w:cs="Times New Roman"/>
          <w:color w:val="000000"/>
          <w:sz w:val="24"/>
          <w:szCs w:val="24"/>
        </w:rPr>
        <w:fldChar w:fldCharType="end"/>
      </w:r>
      <w:r w:rsidR="007501CF" w:rsidRPr="005D78A8">
        <w:rPr>
          <w:rFonts w:ascii="Times New Roman" w:eastAsia="Calibri" w:hAnsi="Times New Roman" w:cs="Times New Roman"/>
          <w:sz w:val="24"/>
          <w:szCs w:val="24"/>
        </w:rPr>
        <w:t xml:space="preserve">. </w:t>
      </w:r>
      <w:r w:rsidR="007501CF" w:rsidRPr="005D78A8">
        <w:rPr>
          <w:rFonts w:ascii="Times New Roman" w:eastAsia="Calibri" w:hAnsi="Times New Roman" w:cs="Times New Roman"/>
          <w:sz w:val="24"/>
          <w:szCs w:val="24"/>
        </w:rPr>
        <w:lastRenderedPageBreak/>
        <w:t>The benefits of</w:t>
      </w:r>
      <w:r w:rsidR="00EB5784">
        <w:rPr>
          <w:rFonts w:ascii="Times New Roman" w:eastAsia="Calibri" w:hAnsi="Times New Roman" w:cs="Times New Roman"/>
          <w:color w:val="000000"/>
          <w:sz w:val="24"/>
          <w:szCs w:val="24"/>
        </w:rPr>
        <w:t xml:space="preserve"> beta-regression model</w:t>
      </w:r>
      <w:r w:rsidRPr="005D78A8">
        <w:rPr>
          <w:rFonts w:ascii="Times New Roman" w:eastAsia="Calibri" w:hAnsi="Times New Roman" w:cs="Times New Roman"/>
          <w:color w:val="000000"/>
          <w:sz w:val="24"/>
          <w:szCs w:val="24"/>
        </w:rPr>
        <w:t xml:space="preserve"> </w:t>
      </w:r>
      <w:r w:rsidR="007501CF" w:rsidRPr="005D78A8">
        <w:rPr>
          <w:rFonts w:ascii="Times New Roman" w:eastAsia="Calibri" w:hAnsi="Times New Roman" w:cs="Times New Roman"/>
          <w:color w:val="000000"/>
          <w:sz w:val="24"/>
          <w:szCs w:val="24"/>
        </w:rPr>
        <w:t>is</w:t>
      </w:r>
      <w:r w:rsidRPr="005D78A8">
        <w:rPr>
          <w:rFonts w:ascii="Times New Roman" w:eastAsia="Calibri" w:hAnsi="Times New Roman" w:cs="Times New Roman"/>
          <w:color w:val="000000"/>
          <w:sz w:val="24"/>
          <w:szCs w:val="24"/>
        </w:rPr>
        <w:t xml:space="preserve"> explanatory variables </w:t>
      </w:r>
      <w:r w:rsidR="00AB56E5">
        <w:rPr>
          <w:rFonts w:ascii="Times New Roman" w:eastAsia="Calibri" w:hAnsi="Times New Roman" w:cs="Times New Roman"/>
          <w:color w:val="000000"/>
          <w:sz w:val="24"/>
          <w:szCs w:val="24"/>
        </w:rPr>
        <w:t xml:space="preserve">for </w:t>
      </w:r>
      <w:r w:rsidRPr="005D78A8">
        <w:rPr>
          <w:rFonts w:ascii="Times New Roman" w:eastAsia="Calibri" w:hAnsi="Times New Roman" w:cs="Times New Roman"/>
          <w:color w:val="000000"/>
          <w:sz w:val="24"/>
          <w:szCs w:val="24"/>
        </w:rPr>
        <w:t>report</w:t>
      </w:r>
      <w:r w:rsidR="00AB56E5">
        <w:rPr>
          <w:rFonts w:ascii="Times New Roman" w:eastAsia="Calibri" w:hAnsi="Times New Roman" w:cs="Times New Roman"/>
          <w:color w:val="000000"/>
          <w:sz w:val="24"/>
          <w:szCs w:val="24"/>
        </w:rPr>
        <w:t>ing</w:t>
      </w:r>
      <w:r w:rsidR="007501CF" w:rsidRPr="005D78A8">
        <w:rPr>
          <w:rFonts w:ascii="Times New Roman" w:eastAsia="Calibri" w:hAnsi="Times New Roman" w:cs="Times New Roman"/>
          <w:color w:val="000000"/>
          <w:sz w:val="24"/>
          <w:szCs w:val="24"/>
        </w:rPr>
        <w:t xml:space="preserve"> that the</w:t>
      </w:r>
      <w:r w:rsidRPr="005D78A8">
        <w:rPr>
          <w:rFonts w:ascii="Times New Roman" w:eastAsia="Calibri" w:hAnsi="Times New Roman" w:cs="Times New Roman"/>
          <w:color w:val="000000"/>
          <w:sz w:val="24"/>
          <w:szCs w:val="24"/>
        </w:rPr>
        <w:t xml:space="preserve"> incidence rate ratios (IRRs) after adjusting them  for </w:t>
      </w:r>
      <w:del w:id="226" w:author="Microsoft account" w:date="2021-08-17T23:40:00Z">
        <w:r w:rsidR="00AB56E5" w:rsidDel="00D23E10">
          <w:rPr>
            <w:rFonts w:ascii="Times New Roman" w:eastAsia="Calibri" w:hAnsi="Times New Roman" w:cs="Times New Roman"/>
            <w:color w:val="000000"/>
            <w:sz w:val="24"/>
            <w:szCs w:val="24"/>
          </w:rPr>
          <w:delText xml:space="preserve">environmental </w:delText>
        </w:r>
      </w:del>
      <w:ins w:id="227" w:author="Microsoft account" w:date="2021-08-17T23:40:00Z">
        <w:r w:rsidR="00D23E10">
          <w:rPr>
            <w:rFonts w:ascii="Times New Roman" w:eastAsia="Calibri" w:hAnsi="Times New Roman" w:cs="Times New Roman"/>
            <w:color w:val="000000"/>
            <w:sz w:val="24"/>
            <w:szCs w:val="24"/>
          </w:rPr>
          <w:t xml:space="preserve">climatic </w:t>
        </w:r>
      </w:ins>
      <w:r w:rsidR="00AB56E5">
        <w:rPr>
          <w:rFonts w:ascii="Times New Roman" w:eastAsia="Calibri" w:hAnsi="Times New Roman" w:cs="Times New Roman"/>
          <w:color w:val="000000"/>
          <w:sz w:val="24"/>
          <w:szCs w:val="24"/>
        </w:rPr>
        <w:t>factors like temperature, precipitation, relative humidity, wind speed and dew</w:t>
      </w:r>
      <w:r w:rsidR="007501CF" w:rsidRPr="005D78A8">
        <w:rPr>
          <w:rFonts w:ascii="Times New Roman" w:eastAsia="Calibri" w:hAnsi="Times New Roman" w:cs="Times New Roman"/>
          <w:color w:val="000000"/>
          <w:sz w:val="24"/>
          <w:szCs w:val="24"/>
        </w:rPr>
        <w:t xml:space="preserve"> in Bangladesh country</w:t>
      </w:r>
      <w:r w:rsidR="00EB5784">
        <w:rPr>
          <w:rFonts w:ascii="Times New Roman" w:eastAsia="Calibri" w:hAnsi="Times New Roman" w:cs="Times New Roman"/>
          <w:color w:val="000000"/>
          <w:sz w:val="24"/>
          <w:szCs w:val="24"/>
        </w:rPr>
        <w:t xml:space="preserve"> </w:t>
      </w:r>
      <w:r w:rsidRPr="005D78A8">
        <w:rPr>
          <w:rFonts w:ascii="Times New Roman" w:eastAsia="Calibri" w:hAnsi="Times New Roman" w:cs="Times New Roman"/>
          <w:sz w:val="24"/>
          <w:szCs w:val="24"/>
        </w:rPr>
        <w:fldChar w:fldCharType="begin" w:fldLock="1"/>
      </w:r>
      <w:r w:rsidR="00323325">
        <w:rPr>
          <w:rFonts w:ascii="Times New Roman" w:eastAsia="Calibri" w:hAnsi="Times New Roman" w:cs="Times New Roman"/>
          <w:sz w:val="24"/>
          <w:szCs w:val="24"/>
        </w:rPr>
        <w:instrText>ADDIN CSL_CITATION {"citationItems":[{"id":"ITEM-1","itemData":{"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0"]]},"title":"Springer Texts in Statistics An Introduction to Statistical Learning","type":"report"},"uris":["http://www.mendeley.com/documents/?uuid=86cc618f-f660-3528-a062-74c54caf02ba","http://www.mendeley.com/documents/?uuid=11b2aa34-1d18-4eb8-ae64-9474720902e9","http://www.mendeley.com/documents/?uuid=13b2eee0-207d-47d5-9e3e-341cb59aaa8d","http://www.mendeley.com/documents/?uuid=c2fe3198-53cc-4133-9b8a-3bc8d6c01fc0"]}],"mendeley":{"formattedCitation":"[44]","plainTextFormattedCitation":"[44]","previouslyFormattedCitation":"(44)"},"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323325" w:rsidRPr="00323325">
        <w:rPr>
          <w:rFonts w:ascii="Times New Roman" w:eastAsia="Calibri" w:hAnsi="Times New Roman" w:cs="Times New Roman"/>
          <w:noProof/>
          <w:sz w:val="24"/>
          <w:szCs w:val="24"/>
        </w:rPr>
        <w:t>[44]</w:t>
      </w:r>
      <w:r w:rsidRPr="005D78A8">
        <w:rPr>
          <w:rFonts w:ascii="Times New Roman" w:eastAsia="Calibri" w:hAnsi="Times New Roman" w:cs="Times New Roman"/>
          <w:sz w:val="24"/>
          <w:szCs w:val="24"/>
        </w:rPr>
        <w:fldChar w:fldCharType="end"/>
      </w:r>
      <w:r w:rsidR="00A078D4" w:rsidRPr="005D78A8">
        <w:rPr>
          <w:rFonts w:ascii="Times New Roman" w:eastAsia="Calibri" w:hAnsi="Times New Roman" w:cs="Times New Roman"/>
          <w:sz w:val="24"/>
          <w:szCs w:val="24"/>
        </w:rPr>
        <w:t xml:space="preserve">. In </w:t>
      </w:r>
      <w:r w:rsidR="007501CF" w:rsidRPr="005D78A8">
        <w:rPr>
          <w:rFonts w:ascii="Times New Roman" w:eastAsia="Calibri" w:hAnsi="Times New Roman" w:cs="Times New Roman"/>
          <w:sz w:val="24"/>
          <w:szCs w:val="24"/>
        </w:rPr>
        <w:t xml:space="preserve">this study </w:t>
      </w:r>
      <w:r w:rsidR="00A078D4" w:rsidRPr="005D78A8">
        <w:rPr>
          <w:rFonts w:ascii="Times New Roman" w:eastAsia="Calibri" w:hAnsi="Times New Roman" w:cs="Times New Roman"/>
          <w:sz w:val="24"/>
          <w:szCs w:val="24"/>
        </w:rPr>
        <w:t>t</w:t>
      </w:r>
      <w:r w:rsidRPr="005D78A8">
        <w:rPr>
          <w:rFonts w:ascii="Times New Roman" w:eastAsia="Calibri" w:hAnsi="Times New Roman" w:cs="Times New Roman"/>
          <w:sz w:val="24"/>
          <w:szCs w:val="24"/>
        </w:rPr>
        <w:t>he beta regression models had been carrie</w:t>
      </w:r>
      <w:r w:rsidR="00EB5784">
        <w:rPr>
          <w:rFonts w:ascii="Times New Roman" w:eastAsia="Calibri" w:hAnsi="Times New Roman" w:cs="Times New Roman"/>
          <w:sz w:val="24"/>
          <w:szCs w:val="24"/>
        </w:rPr>
        <w:t xml:space="preserve">d out using </w:t>
      </w:r>
      <w:ins w:id="228" w:author="ERAHEEM" w:date="2021-08-11T21:50:00Z">
        <w:r w:rsidR="00EB5784">
          <w:rPr>
            <w:rFonts w:ascii="Times New Roman" w:eastAsia="Calibri" w:hAnsi="Times New Roman" w:cs="Times New Roman"/>
            <w:sz w:val="24"/>
            <w:szCs w:val="24"/>
          </w:rPr>
          <w:t xml:space="preserve">the </w:t>
        </w:r>
      </w:ins>
      <w:r w:rsidR="00EB5784">
        <w:rPr>
          <w:rFonts w:ascii="Times New Roman" w:eastAsia="Calibri" w:hAnsi="Times New Roman" w:cs="Times New Roman"/>
          <w:sz w:val="24"/>
          <w:szCs w:val="24"/>
        </w:rPr>
        <w:t xml:space="preserve">R package </w:t>
      </w:r>
      <w:del w:id="229" w:author="ERAHEEM" w:date="2021-08-11T21:50:00Z">
        <w:r w:rsidR="00EB5784">
          <w:rPr>
            <w:rFonts w:ascii="Times New Roman" w:eastAsia="Calibri" w:hAnsi="Times New Roman" w:cs="Times New Roman"/>
            <w:sz w:val="24"/>
            <w:szCs w:val="24"/>
          </w:rPr>
          <w:delText>‘betareg’</w:delText>
        </w:r>
      </w:del>
      <w:ins w:id="230" w:author="ERAHEEM" w:date="2021-08-11T21:50:00Z">
        <w:r w:rsidR="00EB5784">
          <w:rPr>
            <w:rFonts w:ascii="Times New Roman" w:eastAsia="Calibri" w:hAnsi="Times New Roman" w:cs="Times New Roman"/>
            <w:sz w:val="24"/>
            <w:szCs w:val="24"/>
          </w:rPr>
          <w:t>'</w:t>
        </w:r>
        <w:proofErr w:type="spellStart"/>
        <w:r w:rsidR="00EB5784">
          <w:rPr>
            <w:rFonts w:ascii="Times New Roman" w:eastAsia="Calibri" w:hAnsi="Times New Roman" w:cs="Times New Roman"/>
            <w:sz w:val="24"/>
            <w:szCs w:val="24"/>
          </w:rPr>
          <w:t>betareg</w:t>
        </w:r>
        <w:proofErr w:type="spellEnd"/>
        <w:r w:rsidR="00EB5784">
          <w:rPr>
            <w:rFonts w:ascii="Times New Roman" w:eastAsia="Calibri" w:hAnsi="Times New Roman" w:cs="Times New Roman"/>
            <w:sz w:val="24"/>
            <w:szCs w:val="24"/>
          </w:rPr>
          <w:t>'</w:t>
        </w:r>
      </w:ins>
      <w:r w:rsidR="00EB5784">
        <w:rPr>
          <w:rFonts w:ascii="Times New Roman" w:eastAsia="Calibri" w:hAnsi="Times New Roman" w:cs="Times New Roman"/>
          <w:sz w:val="24"/>
          <w:szCs w:val="24"/>
        </w:rPr>
        <w:t xml:space="preserve"> </w:t>
      </w:r>
      <w:r w:rsidRPr="005D78A8">
        <w:rPr>
          <w:rFonts w:ascii="Times New Roman" w:eastAsia="Calibri" w:hAnsi="Times New Roman" w:cs="Times New Roman"/>
          <w:sz w:val="24"/>
          <w:szCs w:val="24"/>
          <w:vertAlign w:val="superscript"/>
        </w:rPr>
        <w:fldChar w:fldCharType="begin" w:fldLock="1"/>
      </w:r>
      <w:r w:rsidR="00323325">
        <w:rPr>
          <w:rFonts w:ascii="Times New Roman" w:eastAsia="Calibri" w:hAnsi="Times New Roman" w:cs="Times New Roman"/>
          <w:sz w:val="24"/>
          <w:szCs w:val="24"/>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a8cdf8c3-1db9-4911-9af5-14dc1e602ebb","http://www.mendeley.com/documents/?uuid=6ad17143-5a1d-4531-8b7c-68fff3f8c9ff","http://www.mendeley.com/documents/?uuid=f3ccc066-a702-41c4-8e8a-7f9f10dfaef1","http://www.mendeley.com/documents/?uuid=dacf0b24-14df-3d80-865c-f5dabd1d6831"]}],"mendeley":{"formattedCitation":"[38]","plainTextFormattedCitation":"[38]","previouslyFormattedCitation":"(38)"},"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323325" w:rsidRPr="00323325">
        <w:rPr>
          <w:rFonts w:ascii="Times New Roman" w:eastAsia="Calibri" w:hAnsi="Times New Roman" w:cs="Times New Roman"/>
          <w:noProof/>
          <w:sz w:val="24"/>
          <w:szCs w:val="24"/>
        </w:rPr>
        <w:t>[38]</w:t>
      </w:r>
      <w:r w:rsidRPr="005D78A8">
        <w:rPr>
          <w:rFonts w:ascii="Times New Roman" w:eastAsia="Calibri" w:hAnsi="Times New Roman" w:cs="Times New Roman"/>
          <w:sz w:val="24"/>
          <w:szCs w:val="24"/>
          <w:vertAlign w:val="superscript"/>
        </w:rPr>
        <w:fldChar w:fldCharType="end"/>
      </w:r>
      <w:r w:rsidR="00EB5784">
        <w:rPr>
          <w:rFonts w:ascii="Times New Roman" w:eastAsia="Calibri" w:hAnsi="Times New Roman" w:cs="Times New Roman"/>
          <w:sz w:val="24"/>
          <w:szCs w:val="24"/>
        </w:rPr>
        <w:t>.</w:t>
      </w:r>
    </w:p>
    <w:p w14:paraId="1A0E818A" w14:textId="77777777" w:rsidR="004055D3" w:rsidRPr="00EB5784" w:rsidRDefault="004055D3" w:rsidP="001810E8">
      <w:pPr>
        <w:spacing w:after="0" w:line="240" w:lineRule="auto"/>
        <w:jc w:val="both"/>
        <w:rPr>
          <w:rFonts w:ascii="Times New Roman" w:eastAsia="Calibri" w:hAnsi="Times New Roman" w:cs="Times New Roman"/>
          <w:sz w:val="24"/>
          <w:szCs w:val="24"/>
        </w:rPr>
      </w:pPr>
    </w:p>
    <w:p w14:paraId="398C3804" w14:textId="77777777" w:rsidR="008E6890" w:rsidRPr="005D78A8" w:rsidRDefault="00282C34" w:rsidP="001810E8">
      <w:pPr>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Result:</w:t>
      </w:r>
    </w:p>
    <w:p w14:paraId="534DC3B9" w14:textId="62905037" w:rsidR="008E6890" w:rsidRPr="001B4884" w:rsidRDefault="00282C34" w:rsidP="001810E8">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More than </w:t>
      </w:r>
      <w:r w:rsidR="0001435E">
        <w:rPr>
          <w:rFonts w:ascii="Times New Roman" w:hAnsi="Times New Roman" w:cs="Times New Roman"/>
          <w:color w:val="000000"/>
          <w:sz w:val="24"/>
          <w:szCs w:val="24"/>
        </w:rPr>
        <w:t>178.74 million</w:t>
      </w:r>
      <w:r>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 xml:space="preserve">cumulative confirmed cases and </w:t>
      </w:r>
      <w:r w:rsidR="0001435E">
        <w:rPr>
          <w:rFonts w:ascii="Times New Roman" w:hAnsi="Times New Roman" w:cs="Times New Roman"/>
          <w:color w:val="000000"/>
          <w:sz w:val="24"/>
          <w:szCs w:val="24"/>
        </w:rPr>
        <w:t>3.87 million</w:t>
      </w:r>
      <w:r w:rsidR="00463D36">
        <w:rPr>
          <w:rFonts w:ascii="Times New Roman" w:hAnsi="Times New Roman" w:cs="Times New Roman"/>
          <w:color w:val="000000"/>
          <w:sz w:val="24"/>
          <w:szCs w:val="24"/>
        </w:rPr>
        <w:t xml:space="preserve"> cumulative</w:t>
      </w:r>
      <w:r w:rsidRPr="005D78A8">
        <w:rPr>
          <w:rFonts w:ascii="Times New Roman" w:hAnsi="Times New Roman" w:cs="Times New Roman"/>
          <w:color w:val="000000"/>
          <w:sz w:val="24"/>
          <w:szCs w:val="24"/>
        </w:rPr>
        <w:t xml:space="preserve"> deaths had been documented globally and the global </w:t>
      </w:r>
      <w:proofErr w:type="spellStart"/>
      <w:r w:rsidRPr="005D78A8">
        <w:rPr>
          <w:rFonts w:ascii="Times New Roman" w:hAnsi="Times New Roman" w:cs="Times New Roman"/>
          <w:color w:val="000000"/>
          <w:sz w:val="24"/>
          <w:szCs w:val="24"/>
        </w:rPr>
        <w:t>r</w:t>
      </w:r>
      <w:r w:rsidRPr="005D78A8">
        <w:rPr>
          <w:rFonts w:ascii="Times New Roman" w:hAnsi="Times New Roman" w:cs="Times New Roman"/>
          <w:bCs/>
          <w:color w:val="000000"/>
          <w:sz w:val="24"/>
          <w:szCs w:val="24"/>
        </w:rPr>
        <w:t>CFR</w:t>
      </w:r>
      <w:proofErr w:type="spellEnd"/>
      <w:r w:rsidRPr="005D78A8">
        <w:rPr>
          <w:rFonts w:ascii="Times New Roman" w:hAnsi="Times New Roman" w:cs="Times New Roman"/>
          <w:color w:val="000000"/>
          <w:sz w:val="24"/>
          <w:szCs w:val="24"/>
        </w:rPr>
        <w:t xml:space="preserve"> </w:t>
      </w:r>
      <w:r w:rsidR="0009005C">
        <w:rPr>
          <w:rFonts w:ascii="Times New Roman" w:hAnsi="Times New Roman" w:cs="Times New Roman"/>
          <w:color w:val="000000"/>
          <w:sz w:val="24"/>
          <w:szCs w:val="24"/>
        </w:rPr>
        <w:t>of COVID-19 is reported as 2.17</w:t>
      </w:r>
      <w:r w:rsidRPr="005D78A8">
        <w:rPr>
          <w:rFonts w:ascii="Times New Roman" w:hAnsi="Times New Roman" w:cs="Times New Roman"/>
          <w:color w:val="000000"/>
          <w:sz w:val="24"/>
          <w:szCs w:val="24"/>
        </w:rPr>
        <w:t>% as of</w:t>
      </w:r>
      <w:r w:rsidR="0009005C">
        <w:rPr>
          <w:rFonts w:ascii="Times New Roman" w:hAnsi="Times New Roman" w:cs="Times New Roman"/>
          <w:color w:val="000000"/>
          <w:sz w:val="24"/>
          <w:szCs w:val="24"/>
        </w:rPr>
        <w:t xml:space="preserve"> June 21</w:t>
      </w:r>
      <w:r w:rsidRPr="005D78A8">
        <w:rPr>
          <w:rFonts w:ascii="Times New Roman" w:hAnsi="Times New Roman" w:cs="Times New Roman"/>
          <w:color w:val="000000"/>
          <w:sz w:val="24"/>
          <w:szCs w:val="24"/>
          <w:vertAlign w:val="superscript"/>
        </w:rPr>
        <w:t>st</w:t>
      </w:r>
      <w:r w:rsidRPr="005D78A8">
        <w:rPr>
          <w:rFonts w:ascii="Times New Roman" w:hAnsi="Times New Roman" w:cs="Times New Roman"/>
          <w:color w:val="000000"/>
          <w:sz w:val="24"/>
          <w:szCs w:val="24"/>
        </w:rPr>
        <w:t xml:space="preserve">, 2021.  The </w:t>
      </w:r>
      <w:r w:rsidR="0009005C">
        <w:rPr>
          <w:rFonts w:ascii="Times New Roman" w:hAnsi="Times New Roman" w:cs="Times New Roman"/>
          <w:color w:val="000000"/>
          <w:sz w:val="24"/>
          <w:szCs w:val="24"/>
        </w:rPr>
        <w:t>daily</w:t>
      </w:r>
      <w:r w:rsidRPr="005D78A8">
        <w:rPr>
          <w:rFonts w:ascii="Times New Roman" w:hAnsi="Times New Roman" w:cs="Times New Roman"/>
          <w:color w:val="000000"/>
          <w:sz w:val="24"/>
          <w:szCs w:val="24"/>
        </w:rPr>
        <w:t xml:space="preserve"> global cumulative </w:t>
      </w:r>
      <w:proofErr w:type="spellStart"/>
      <w:r w:rsidRPr="005D78A8">
        <w:rPr>
          <w:rFonts w:ascii="Times New Roman" w:hAnsi="Times New Roman" w:cs="Times New Roman"/>
          <w:color w:val="000000"/>
          <w:sz w:val="24"/>
          <w:szCs w:val="24"/>
        </w:rPr>
        <w:t>r</w:t>
      </w:r>
      <w:r w:rsidRPr="005D78A8">
        <w:rPr>
          <w:rFonts w:ascii="Times New Roman" w:hAnsi="Times New Roman" w:cs="Times New Roman"/>
          <w:bCs/>
          <w:color w:val="000000"/>
          <w:sz w:val="24"/>
          <w:szCs w:val="24"/>
        </w:rPr>
        <w:t>CFR</w:t>
      </w:r>
      <w:proofErr w:type="spellEnd"/>
      <w:r w:rsidRPr="005D78A8">
        <w:rPr>
          <w:rFonts w:ascii="Times New Roman" w:hAnsi="Times New Roman" w:cs="Times New Roman"/>
          <w:color w:val="000000"/>
          <w:sz w:val="24"/>
          <w:szCs w:val="24"/>
        </w:rPr>
        <w:t xml:space="preserve"> of</w:t>
      </w:r>
      <w:r w:rsidR="0009005C">
        <w:rPr>
          <w:rFonts w:ascii="Times New Roman" w:hAnsi="Times New Roman" w:cs="Times New Roman"/>
          <w:color w:val="000000"/>
          <w:sz w:val="24"/>
          <w:szCs w:val="24"/>
        </w:rPr>
        <w:t xml:space="preserve"> COVID-19 </w:t>
      </w:r>
      <w:r w:rsidR="00981D9E">
        <w:rPr>
          <w:rFonts w:ascii="Times New Roman" w:hAnsi="Times New Roman" w:cs="Times New Roman"/>
          <w:color w:val="000000"/>
          <w:sz w:val="24"/>
          <w:szCs w:val="24"/>
        </w:rPr>
        <w:t xml:space="preserve">had </w:t>
      </w:r>
      <w:r w:rsidR="0009005C">
        <w:rPr>
          <w:rFonts w:ascii="Times New Roman" w:hAnsi="Times New Roman" w:cs="Times New Roman"/>
          <w:color w:val="000000"/>
          <w:sz w:val="24"/>
          <w:szCs w:val="24"/>
        </w:rPr>
        <w:t xml:space="preserve">reached a peak at 7.36% </w:t>
      </w:r>
      <w:r w:rsidR="00981D9E">
        <w:rPr>
          <w:rFonts w:ascii="Times New Roman" w:hAnsi="Times New Roman" w:cs="Times New Roman"/>
          <w:color w:val="000000"/>
          <w:sz w:val="24"/>
          <w:szCs w:val="24"/>
        </w:rPr>
        <w:t>on</w:t>
      </w:r>
      <w:r w:rsidR="0009005C">
        <w:rPr>
          <w:rFonts w:ascii="Times New Roman" w:hAnsi="Times New Roman" w:cs="Times New Roman"/>
          <w:color w:val="000000"/>
          <w:sz w:val="24"/>
          <w:szCs w:val="24"/>
        </w:rPr>
        <w:t xml:space="preserve"> 28</w:t>
      </w:r>
      <w:r w:rsidR="0009005C" w:rsidRPr="0009005C">
        <w:rPr>
          <w:rFonts w:ascii="Times New Roman" w:hAnsi="Times New Roman" w:cs="Times New Roman"/>
          <w:color w:val="000000"/>
          <w:sz w:val="24"/>
          <w:szCs w:val="24"/>
          <w:vertAlign w:val="superscript"/>
        </w:rPr>
        <w:t>th</w:t>
      </w:r>
      <w:r w:rsidR="0009005C">
        <w:rPr>
          <w:rFonts w:ascii="Times New Roman" w:hAnsi="Times New Roman" w:cs="Times New Roman"/>
          <w:color w:val="000000"/>
          <w:sz w:val="24"/>
          <w:szCs w:val="24"/>
        </w:rPr>
        <w:t xml:space="preserve"> April, 2020</w:t>
      </w:r>
      <w:r w:rsidRPr="005D78A8">
        <w:rPr>
          <w:rFonts w:ascii="Times New Roman" w:hAnsi="Times New Roman" w:cs="Times New Roman"/>
          <w:color w:val="000000"/>
          <w:sz w:val="24"/>
          <w:szCs w:val="24"/>
        </w:rPr>
        <w:t xml:space="preserve">. In Bangladesh, the </w:t>
      </w:r>
      <w:proofErr w:type="spellStart"/>
      <w:r w:rsidRPr="005D78A8">
        <w:rPr>
          <w:rFonts w:ascii="Times New Roman" w:hAnsi="Times New Roman" w:cs="Times New Roman"/>
          <w:color w:val="000000"/>
          <w:sz w:val="24"/>
          <w:szCs w:val="24"/>
        </w:rPr>
        <w:t>rCFR</w:t>
      </w:r>
      <w:proofErr w:type="spellEnd"/>
      <w:r w:rsidR="00EB42AC">
        <w:rPr>
          <w:rFonts w:ascii="Times New Roman" w:hAnsi="Times New Roman" w:cs="Times New Roman"/>
          <w:color w:val="000000"/>
          <w:sz w:val="24"/>
          <w:szCs w:val="24"/>
        </w:rPr>
        <w:t xml:space="preserve"> value is positioned around 1.59</w:t>
      </w:r>
      <w:r w:rsidRPr="005D78A8">
        <w:rPr>
          <w:rFonts w:ascii="Times New Roman" w:hAnsi="Times New Roman" w:cs="Times New Roman"/>
          <w:color w:val="000000"/>
          <w:sz w:val="24"/>
          <w:szCs w:val="24"/>
        </w:rPr>
        <w:t xml:space="preserve">%. However, the daily cumulative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for Bangladesh reached a peak at 10.37% by April 7</w:t>
      </w:r>
      <w:r w:rsidRPr="005D78A8">
        <w:rPr>
          <w:rFonts w:ascii="Times New Roman" w:hAnsi="Times New Roman" w:cs="Times New Roman"/>
          <w:color w:val="000000"/>
          <w:sz w:val="24"/>
          <w:szCs w:val="24"/>
          <w:vertAlign w:val="superscript"/>
        </w:rPr>
        <w:t>th</w:t>
      </w:r>
      <w:del w:id="231" w:author="Microsoft account" w:date="2021-08-17T23:40:00Z">
        <w:r w:rsidRPr="005D78A8" w:rsidDel="00D23E10">
          <w:rPr>
            <w:rFonts w:ascii="Times New Roman" w:hAnsi="Times New Roman" w:cs="Times New Roman"/>
            <w:color w:val="000000"/>
            <w:sz w:val="24"/>
            <w:szCs w:val="24"/>
          </w:rPr>
          <w:delText>,2020</w:delText>
        </w:r>
      </w:del>
      <w:ins w:id="232" w:author="Microsoft account" w:date="2021-08-17T23:40:00Z">
        <w:r w:rsidR="00D23E10" w:rsidRPr="005D78A8">
          <w:rPr>
            <w:rFonts w:ascii="Times New Roman" w:hAnsi="Times New Roman" w:cs="Times New Roman"/>
            <w:color w:val="000000"/>
            <w:sz w:val="24"/>
            <w:szCs w:val="24"/>
          </w:rPr>
          <w:t>, 2020</w:t>
        </w:r>
      </w:ins>
      <w:r w:rsidR="00186A86">
        <w:rPr>
          <w:rFonts w:ascii="Times New Roman" w:hAnsi="Times New Roman" w:cs="Times New Roman"/>
          <w:color w:val="000000"/>
          <w:sz w:val="24"/>
          <w:szCs w:val="24"/>
        </w:rPr>
        <w:t xml:space="preserve"> including </w:t>
      </w:r>
      <w:del w:id="233" w:author="Microsoft account" w:date="2021-08-17T23:41:00Z">
        <w:r w:rsidR="00186A86" w:rsidDel="00D23E10">
          <w:rPr>
            <w:rFonts w:ascii="Times New Roman" w:hAnsi="Times New Roman" w:cs="Times New Roman"/>
            <w:color w:val="000000"/>
            <w:sz w:val="24"/>
            <w:szCs w:val="24"/>
          </w:rPr>
          <w:delText xml:space="preserve">the </w:delText>
        </w:r>
        <w:r w:rsidRPr="005D78A8" w:rsidDel="00D23E10">
          <w:rPr>
            <w:rFonts w:ascii="Times New Roman" w:hAnsi="Times New Roman" w:cs="Times New Roman"/>
            <w:color w:val="000000"/>
            <w:sz w:val="24"/>
            <w:szCs w:val="24"/>
          </w:rPr>
          <w:delText xml:space="preserve"> top</w:delText>
        </w:r>
      </w:del>
      <w:ins w:id="234" w:author="Microsoft account" w:date="2021-08-17T23:41:00Z">
        <w:r w:rsidR="00D23E10">
          <w:rPr>
            <w:rFonts w:ascii="Times New Roman" w:hAnsi="Times New Roman" w:cs="Times New Roman"/>
            <w:color w:val="000000"/>
            <w:sz w:val="24"/>
            <w:szCs w:val="24"/>
          </w:rPr>
          <w:t xml:space="preserve">the </w:t>
        </w:r>
        <w:r w:rsidR="00D23E10" w:rsidRPr="005D78A8">
          <w:rPr>
            <w:rFonts w:ascii="Times New Roman" w:hAnsi="Times New Roman" w:cs="Times New Roman"/>
            <w:color w:val="000000"/>
            <w:sz w:val="24"/>
            <w:szCs w:val="24"/>
          </w:rPr>
          <w:t>top</w:t>
        </w:r>
      </w:ins>
      <w:r w:rsidRPr="005D78A8">
        <w:rPr>
          <w:rFonts w:ascii="Times New Roman" w:hAnsi="Times New Roman" w:cs="Times New Roman"/>
          <w:color w:val="000000"/>
          <w:sz w:val="24"/>
          <w:szCs w:val="24"/>
        </w:rPr>
        <w:t xml:space="preserve"> two divisions with COVID-19 </w:t>
      </w:r>
      <w:proofErr w:type="spellStart"/>
      <w:r w:rsidRPr="005D78A8">
        <w:rPr>
          <w:rFonts w:ascii="Times New Roman" w:hAnsi="Times New Roman" w:cs="Times New Roman"/>
          <w:color w:val="000000"/>
          <w:sz w:val="24"/>
          <w:szCs w:val="24"/>
        </w:rPr>
        <w:t>r</w:t>
      </w:r>
      <w:r w:rsidRPr="005D78A8">
        <w:rPr>
          <w:rFonts w:ascii="Times New Roman" w:hAnsi="Times New Roman" w:cs="Times New Roman"/>
          <w:bCs/>
          <w:color w:val="000000"/>
          <w:sz w:val="24"/>
          <w:szCs w:val="24"/>
        </w:rPr>
        <w:t>CFR</w:t>
      </w:r>
      <w:proofErr w:type="spellEnd"/>
      <w:r w:rsidR="001E7A03">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Mymensingh</w:t>
      </w:r>
      <w:proofErr w:type="spellEnd"/>
      <w:r w:rsidRPr="005D78A8">
        <w:rPr>
          <w:rFonts w:ascii="Times New Roman" w:hAnsi="Times New Roman" w:cs="Times New Roman"/>
          <w:color w:val="000000"/>
          <w:sz w:val="24"/>
          <w:szCs w:val="24"/>
        </w:rPr>
        <w:t xml:space="preserve"> (2.50%), and Barisal (2.50%) (</w:t>
      </w:r>
      <w:r w:rsidRPr="005D78A8">
        <w:rPr>
          <w:rFonts w:ascii="Times New Roman" w:hAnsi="Times New Roman" w:cs="Times New Roman"/>
          <w:b/>
          <w:color w:val="000000"/>
          <w:sz w:val="24"/>
          <w:szCs w:val="24"/>
        </w:rPr>
        <w:t>Fig. 2</w:t>
      </w:r>
      <w:r w:rsidRPr="005D78A8">
        <w:rPr>
          <w:rFonts w:ascii="Times New Roman" w:hAnsi="Times New Roman" w:cs="Times New Roman"/>
          <w:color w:val="000000"/>
          <w:sz w:val="24"/>
          <w:szCs w:val="24"/>
        </w:rPr>
        <w:t xml:space="preserve">).  The peak of the COVID-19 </w:t>
      </w:r>
      <w:proofErr w:type="spellStart"/>
      <w:r w:rsidRPr="005D78A8">
        <w:rPr>
          <w:rFonts w:ascii="Times New Roman" w:hAnsi="Times New Roman" w:cs="Times New Roman"/>
          <w:color w:val="000000"/>
          <w:sz w:val="24"/>
          <w:szCs w:val="24"/>
        </w:rPr>
        <w:t>r</w:t>
      </w:r>
      <w:r w:rsidRPr="005D78A8">
        <w:rPr>
          <w:rFonts w:ascii="Times New Roman" w:hAnsi="Times New Roman" w:cs="Times New Roman"/>
          <w:bCs/>
          <w:color w:val="000000"/>
          <w:sz w:val="24"/>
          <w:szCs w:val="24"/>
        </w:rPr>
        <w:t>CFR</w:t>
      </w:r>
      <w:proofErr w:type="spellEnd"/>
      <w:r w:rsidRPr="005D78A8">
        <w:rPr>
          <w:rFonts w:ascii="Times New Roman" w:hAnsi="Times New Roman" w:cs="Times New Roman"/>
          <w:color w:val="000000"/>
          <w:sz w:val="24"/>
          <w:szCs w:val="24"/>
        </w:rPr>
        <w:t xml:space="preserve"> w</w:t>
      </w:r>
      <w:r w:rsidR="001B4884">
        <w:rPr>
          <w:rFonts w:ascii="Times New Roman" w:hAnsi="Times New Roman" w:cs="Times New Roman"/>
          <w:color w:val="000000"/>
          <w:sz w:val="24"/>
          <w:szCs w:val="24"/>
        </w:rPr>
        <w:t>as dominated by different division</w:t>
      </w:r>
      <w:r w:rsidRPr="005D78A8">
        <w:rPr>
          <w:rFonts w:ascii="Times New Roman" w:hAnsi="Times New Roman" w:cs="Times New Roman"/>
          <w:color w:val="000000"/>
          <w:sz w:val="24"/>
          <w:szCs w:val="24"/>
        </w:rPr>
        <w:t>s at different time frames.</w:t>
      </w:r>
      <w:r w:rsidR="001B4884">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 xml:space="preserve">In a nutshell the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value </w:t>
      </w:r>
      <w:r w:rsidR="009111D7">
        <w:rPr>
          <w:rFonts w:ascii="Times New Roman" w:hAnsi="Times New Roman" w:cs="Times New Roman"/>
          <w:color w:val="000000"/>
          <w:sz w:val="24"/>
          <w:szCs w:val="24"/>
        </w:rPr>
        <w:t>in</w:t>
      </w:r>
      <w:r w:rsidRPr="005D78A8">
        <w:rPr>
          <w:rFonts w:ascii="Times New Roman" w:hAnsi="Times New Roman" w:cs="Times New Roman"/>
          <w:color w:val="000000"/>
          <w:sz w:val="24"/>
          <w:szCs w:val="24"/>
        </w:rPr>
        <w:t xml:space="preserve"> other divisions are</w:t>
      </w:r>
      <w:r w:rsidR="00441AF8">
        <w:rPr>
          <w:rFonts w:ascii="Times New Roman" w:hAnsi="Times New Roman" w:cs="Times New Roman"/>
          <w:color w:val="000000"/>
          <w:sz w:val="24"/>
          <w:szCs w:val="24"/>
        </w:rPr>
        <w:t xml:space="preserve">- </w:t>
      </w:r>
      <w:r w:rsidRPr="005D78A8">
        <w:rPr>
          <w:rFonts w:ascii="Times New Roman" w:eastAsia="Times New Roman" w:hAnsi="Times New Roman" w:cs="Times New Roman"/>
          <w:color w:val="1C1E21"/>
          <w:sz w:val="24"/>
          <w:szCs w:val="24"/>
          <w:lang w:val="en-US"/>
        </w:rPr>
        <w:t xml:space="preserve">Chittagong (2.2%), Dhaka (1.2%), Khulna (2.2%), </w:t>
      </w:r>
      <w:proofErr w:type="spellStart"/>
      <w:r w:rsidRPr="005D78A8">
        <w:rPr>
          <w:rFonts w:ascii="Times New Roman" w:eastAsia="Times New Roman" w:hAnsi="Times New Roman" w:cs="Times New Roman"/>
          <w:color w:val="1C1E21"/>
          <w:sz w:val="24"/>
          <w:szCs w:val="24"/>
          <w:lang w:val="en-US"/>
        </w:rPr>
        <w:t>Rajshahi</w:t>
      </w:r>
      <w:proofErr w:type="spellEnd"/>
      <w:r w:rsidRPr="005D78A8">
        <w:rPr>
          <w:rFonts w:ascii="Times New Roman" w:eastAsia="Times New Roman" w:hAnsi="Times New Roman" w:cs="Times New Roman"/>
          <w:color w:val="1C1E21"/>
          <w:sz w:val="24"/>
          <w:szCs w:val="24"/>
          <w:lang w:val="en-US"/>
        </w:rPr>
        <w:t xml:space="preserve"> (1.8%), Rangpur (2.3%), and Sylhet (1.9%).</w:t>
      </w:r>
    </w:p>
    <w:p w14:paraId="695A7AFA" w14:textId="77777777" w:rsidR="008E6890" w:rsidRPr="005D78A8" w:rsidRDefault="008E6890" w:rsidP="001810E8">
      <w:pPr>
        <w:spacing w:after="0" w:line="240" w:lineRule="auto"/>
        <w:jc w:val="both"/>
        <w:rPr>
          <w:rFonts w:ascii="Times New Roman" w:eastAsia="Times New Roman" w:hAnsi="Times New Roman" w:cs="Times New Roman"/>
          <w:color w:val="1C1E21"/>
          <w:sz w:val="24"/>
          <w:szCs w:val="24"/>
          <w:lang w:val="en-US"/>
        </w:rPr>
      </w:pPr>
    </w:p>
    <w:p w14:paraId="4F2CC2CE" w14:textId="77777777" w:rsidR="008E6890" w:rsidRPr="005D78A8" w:rsidRDefault="00282C34"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 xml:space="preserve">We discovered a consistent trend between observed and predicted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SES model, with R2, RMSE,</w:t>
      </w:r>
      <w:r w:rsidR="001B4884">
        <w:rPr>
          <w:rFonts w:ascii="Times New Roman" w:hAnsi="Times New Roman" w:cs="Times New Roman"/>
          <w:color w:val="000000"/>
          <w:sz w:val="24"/>
          <w:szCs w:val="24"/>
        </w:rPr>
        <w:t xml:space="preserve"> and MAE values of 95.29%</w:t>
      </w:r>
      <w:r w:rsidRPr="005D78A8">
        <w:rPr>
          <w:rFonts w:ascii="Times New Roman" w:hAnsi="Times New Roman" w:cs="Times New Roman"/>
          <w:color w:val="000000"/>
          <w:sz w:val="24"/>
          <w:szCs w:val="24"/>
        </w:rPr>
        <w:t>, 0.02, and 0.01 respectively (Table 1</w:t>
      </w:r>
      <w:r w:rsidR="00E47579">
        <w:rPr>
          <w:rFonts w:ascii="Times New Roman" w:hAnsi="Times New Roman" w:cs="Times New Roman"/>
          <w:color w:val="000000"/>
          <w:sz w:val="24"/>
          <w:szCs w:val="24"/>
        </w:rPr>
        <w:t>)</w:t>
      </w:r>
      <w:r w:rsidRPr="005D78A8">
        <w:rPr>
          <w:rFonts w:ascii="Times New Roman" w:hAnsi="Times New Roman" w:cs="Times New Roman"/>
          <w:color w:val="000000"/>
          <w:sz w:val="24"/>
          <w:szCs w:val="24"/>
        </w:rPr>
        <w:t xml:space="preserve"> </w:t>
      </w:r>
      <w:r w:rsidR="00E47579">
        <w:rPr>
          <w:rFonts w:ascii="Times New Roman" w:hAnsi="Times New Roman" w:cs="Times New Roman"/>
          <w:color w:val="000000"/>
          <w:sz w:val="24"/>
          <w:szCs w:val="24"/>
        </w:rPr>
        <w:t>(</w:t>
      </w:r>
      <w:r w:rsidRPr="005D78A8">
        <w:rPr>
          <w:rFonts w:ascii="Times New Roman" w:hAnsi="Times New Roman" w:cs="Times New Roman"/>
          <w:color w:val="000000"/>
          <w:sz w:val="24"/>
          <w:szCs w:val="24"/>
        </w:rPr>
        <w:t xml:space="preserve">Fig. 3). We </w:t>
      </w:r>
      <w:r w:rsidR="00AF1530">
        <w:rPr>
          <w:rFonts w:ascii="Times New Roman" w:hAnsi="Times New Roman" w:cs="Times New Roman"/>
          <w:color w:val="000000"/>
          <w:sz w:val="24"/>
          <w:szCs w:val="24"/>
        </w:rPr>
        <w:t>also found</w:t>
      </w:r>
      <w:r w:rsidRPr="005D78A8">
        <w:rPr>
          <w:rFonts w:ascii="Times New Roman" w:hAnsi="Times New Roman" w:cs="Times New Roman"/>
          <w:color w:val="000000"/>
          <w:sz w:val="24"/>
          <w:szCs w:val="24"/>
        </w:rPr>
        <w:t xml:space="preserve"> a substantial growing trend between observed and predicted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ARIMA and Prophet models, with R2, RMSE, and MAE values of 99.20</w:t>
      </w:r>
      <w:r w:rsidR="001B4884">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and 97.46</w:t>
      </w:r>
      <w:r w:rsidR="001B4884">
        <w:rPr>
          <w:rFonts w:ascii="Times New Roman" w:hAnsi="Times New Roman" w:cs="Times New Roman"/>
          <w:color w:val="000000"/>
          <w:sz w:val="24"/>
          <w:szCs w:val="24"/>
        </w:rPr>
        <w:t>%</w:t>
      </w:r>
      <w:r w:rsidRPr="005D78A8">
        <w:rPr>
          <w:rFonts w:ascii="Times New Roman" w:hAnsi="Times New Roman" w:cs="Times New Roman"/>
          <w:color w:val="000000"/>
          <w:sz w:val="24"/>
          <w:szCs w:val="24"/>
        </w:rPr>
        <w:t xml:space="preserve">, 0.91 and 0.02, and 0.44 and 0.01, respectively (Table 1). We detected a modest rising trend between observed and predicted COVID-19 regional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ARIMAX and BSTS models, with R2, RMSE, and MAE values of 98.13 percent and 84.78 percent, 0.16 and 0.15, and 0.02 and 0.02, respectively (Table 1). The ARIMA model outperformed the Prophet, SES, BSTS, and ARIMAX models in terms of accuracy (with better R2, RMSE and MAE value). The ARIMA model has a higher coefficient of determination and smaller errors than the Prophet and benchmark SES models. The COVID-19</w:t>
      </w:r>
      <w:r w:rsidR="003104B7">
        <w:rPr>
          <w:rFonts w:ascii="Times New Roman" w:hAnsi="Times New Roman" w:cs="Times New Roman"/>
          <w:color w:val="000000"/>
          <w:sz w:val="24"/>
          <w:szCs w:val="24"/>
        </w:rPr>
        <w:t xml:space="preserve"> </w:t>
      </w:r>
      <w:proofErr w:type="spellStart"/>
      <w:r w:rsidR="003104B7">
        <w:rPr>
          <w:rFonts w:ascii="Times New Roman" w:hAnsi="Times New Roman" w:cs="Times New Roman"/>
          <w:color w:val="000000"/>
          <w:sz w:val="24"/>
          <w:szCs w:val="24"/>
        </w:rPr>
        <w:t>rCFR</w:t>
      </w:r>
      <w:proofErr w:type="spellEnd"/>
      <w:r w:rsidR="003104B7">
        <w:rPr>
          <w:rFonts w:ascii="Times New Roman" w:hAnsi="Times New Roman" w:cs="Times New Roman"/>
          <w:color w:val="000000"/>
          <w:sz w:val="24"/>
          <w:szCs w:val="24"/>
        </w:rPr>
        <w:t xml:space="preserve"> ratio is predicted to rise</w:t>
      </w:r>
      <w:r w:rsidRPr="005D78A8">
        <w:rPr>
          <w:rFonts w:ascii="Times New Roman" w:hAnsi="Times New Roman" w:cs="Times New Roman"/>
          <w:color w:val="000000"/>
          <w:sz w:val="24"/>
          <w:szCs w:val="24"/>
        </w:rPr>
        <w:t xml:space="preserve"> significantly in the next 10 days, according to both models' forecasts. The forecasting of regional cumulative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of COVID-19 for each model are shown in </w:t>
      </w:r>
      <w:r w:rsidRPr="005D78A8">
        <w:rPr>
          <w:rFonts w:ascii="Times New Roman" w:hAnsi="Times New Roman" w:cs="Times New Roman"/>
          <w:b/>
          <w:bCs/>
          <w:color w:val="000000"/>
          <w:sz w:val="24"/>
          <w:szCs w:val="24"/>
        </w:rPr>
        <w:t xml:space="preserve">Fig. 3. </w:t>
      </w:r>
    </w:p>
    <w:p w14:paraId="033A2797"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690D7BA8" w14:textId="77777777" w:rsidR="008E6890" w:rsidRPr="005D78A8" w:rsidRDefault="00282C34" w:rsidP="001810E8">
      <w:pPr>
        <w:tabs>
          <w:tab w:val="left" w:pos="1200"/>
        </w:tabs>
        <w:spacing w:after="0" w:line="240" w:lineRule="auto"/>
        <w:jc w:val="both"/>
        <w:rPr>
          <w:rFonts w:ascii="Times New Roman" w:hAnsi="Times New Roman" w:cs="Times New Roman"/>
          <w:sz w:val="24"/>
          <w:szCs w:val="24"/>
          <w:shd w:val="clear" w:color="auto" w:fill="FFFFFF"/>
        </w:rPr>
      </w:pPr>
      <w:r w:rsidRPr="005D78A8">
        <w:rPr>
          <w:rFonts w:ascii="Times New Roman" w:hAnsi="Times New Roman" w:cs="Times New Roman"/>
          <w:sz w:val="24"/>
          <w:szCs w:val="24"/>
          <w:shd w:val="clear" w:color="auto" w:fill="FFFFFF"/>
        </w:rPr>
        <w:t xml:space="preserve">In M-K trend analysis, we identified an increasing trend of cumulative </w:t>
      </w:r>
      <w:proofErr w:type="spellStart"/>
      <w:r w:rsidRPr="005D78A8">
        <w:rPr>
          <w:rFonts w:ascii="Times New Roman" w:hAnsi="Times New Roman" w:cs="Times New Roman"/>
          <w:sz w:val="24"/>
          <w:szCs w:val="24"/>
          <w:shd w:val="clear" w:color="auto" w:fill="FFFFFF"/>
        </w:rPr>
        <w:t>r</w:t>
      </w:r>
      <w:r w:rsidRPr="005D78A8">
        <w:rPr>
          <w:rFonts w:ascii="Times New Roman" w:hAnsi="Times New Roman" w:cs="Times New Roman"/>
          <w:bCs/>
          <w:sz w:val="24"/>
          <w:szCs w:val="24"/>
        </w:rPr>
        <w:t>CFR</w:t>
      </w:r>
      <w:proofErr w:type="spellEnd"/>
      <w:r w:rsidRPr="005D78A8">
        <w:rPr>
          <w:rFonts w:ascii="Times New Roman" w:hAnsi="Times New Roman" w:cs="Times New Roman"/>
          <w:sz w:val="24"/>
          <w:szCs w:val="24"/>
          <w:shd w:val="clear" w:color="auto" w:fill="FFFFFF"/>
        </w:rPr>
        <w:t xml:space="preserve"> (p &lt; 0.001 and tau = 0.54). Using Sen’s slope test, we found that over the 15-weeks, the slope was 0.008 (95% CI: 0.007 to 0.009). (</w:t>
      </w:r>
      <w:r w:rsidRPr="005D78A8">
        <w:rPr>
          <w:rFonts w:ascii="Times New Roman" w:hAnsi="Times New Roman" w:cs="Times New Roman"/>
          <w:b/>
          <w:sz w:val="24"/>
          <w:szCs w:val="24"/>
          <w:shd w:val="clear" w:color="auto" w:fill="FFFFFF"/>
        </w:rPr>
        <w:t>Table 1</w:t>
      </w:r>
      <w:r w:rsidRPr="005D78A8">
        <w:rPr>
          <w:rFonts w:ascii="Times New Roman" w:hAnsi="Times New Roman" w:cs="Times New Roman"/>
          <w:sz w:val="24"/>
          <w:szCs w:val="24"/>
          <w:shd w:val="clear" w:color="auto" w:fill="FFFFFF"/>
        </w:rPr>
        <w:t xml:space="preserve">). </w:t>
      </w:r>
    </w:p>
    <w:p w14:paraId="454DD7E4" w14:textId="77777777" w:rsidR="008E6890" w:rsidRPr="005D78A8" w:rsidRDefault="008E6890" w:rsidP="001810E8">
      <w:pPr>
        <w:tabs>
          <w:tab w:val="left" w:pos="1200"/>
        </w:tabs>
        <w:spacing w:after="0" w:line="240" w:lineRule="auto"/>
        <w:jc w:val="both"/>
        <w:rPr>
          <w:rFonts w:ascii="Times New Roman" w:hAnsi="Times New Roman" w:cs="Times New Roman"/>
          <w:color w:val="000000"/>
          <w:sz w:val="24"/>
          <w:szCs w:val="24"/>
        </w:rPr>
      </w:pPr>
    </w:p>
    <w:p w14:paraId="566019F9" w14:textId="77777777" w:rsidR="008E6890" w:rsidRPr="005D78A8" w:rsidRDefault="00282C34" w:rsidP="001810E8">
      <w:pPr>
        <w:tabs>
          <w:tab w:val="left" w:pos="1200"/>
        </w:tabs>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 xml:space="preserve">The proportion of precipitation over the country (IRR: 1.01, 95 percent CI: 1.01-1.02) and dew (IRR 1.03 [1.02-1.05]) were both substantially positively linked with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beta regression model (Table 2). In the investigated periods, relative humidity, temperature max, temperature min, and wind speed were all somewhat adversely correlated with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(0.99 [0.98-0.99]). (Table 2).</w:t>
      </w:r>
    </w:p>
    <w:p w14:paraId="3FD13E9F" w14:textId="77777777" w:rsidR="008E6890" w:rsidRPr="005D78A8" w:rsidRDefault="008E6890" w:rsidP="001810E8">
      <w:pPr>
        <w:tabs>
          <w:tab w:val="left" w:pos="1200"/>
        </w:tabs>
        <w:spacing w:after="0" w:line="240" w:lineRule="auto"/>
        <w:jc w:val="both"/>
        <w:rPr>
          <w:rFonts w:ascii="Times New Roman" w:hAnsi="Times New Roman" w:cs="Times New Roman"/>
          <w:color w:val="000000"/>
          <w:sz w:val="24"/>
          <w:szCs w:val="24"/>
        </w:rPr>
      </w:pPr>
    </w:p>
    <w:p w14:paraId="595C3972" w14:textId="77777777" w:rsidR="008E6890" w:rsidRPr="005D78A8" w:rsidRDefault="00282C34" w:rsidP="001810E8">
      <w:pPr>
        <w:tabs>
          <w:tab w:val="left" w:pos="1200"/>
        </w:tabs>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Discussion:</w:t>
      </w:r>
    </w:p>
    <w:p w14:paraId="4214A288" w14:textId="77777777" w:rsidR="008E6890" w:rsidRPr="005D78A8" w:rsidRDefault="00282C34"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Researchers have previously focused their attention on the association between the incidence of certain illnesses and meteorological conditions. The effects of air temperature, humidity, precipitation, wind speed, and dew on morbidity, mortality, and case fatality rates were investigated. Previous research has looked at the links between viral diseases and meteorological conditions as well as non-infectious illnesses and weather conditions. Murphy et al. (2004), for example, discovered significant seasonal fluctuation in atrial fibrillation</w:t>
      </w:r>
      <w:r w:rsidR="007E42FA">
        <w:rPr>
          <w:rFonts w:ascii="Times New Roman" w:hAnsi="Times New Roman" w:cs="Times New Roman"/>
          <w:color w:val="000000" w:themeColor="text1"/>
          <w:sz w:val="24"/>
          <w:szCs w:val="24"/>
        </w:rPr>
        <w:t xml:space="preserve"> hospitalizations and mortality </w:t>
      </w:r>
      <w:r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55aed9d5-8db4-4af8-b6a4-1fee9e632ce4","http://www.mendeley.com/documents/?uuid=5c7d8348-d9a2-4771-9d9d-d72c67c2cac1"]}],"mendeley":{"formattedCitation":"[45]","plainTextFormattedCitation":"[45]","previouslyFormattedCitation":"(45)"},"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[45]</w:t>
      </w:r>
      <w:r w:rsidRPr="005D78A8">
        <w:rPr>
          <w:rFonts w:ascii="Times New Roman" w:hAnsi="Times New Roman" w:cs="Times New Roman"/>
          <w:color w:val="000000" w:themeColor="text1"/>
          <w:sz w:val="24"/>
          <w:szCs w:val="24"/>
        </w:rPr>
        <w:fldChar w:fldCharType="end"/>
      </w:r>
      <w:r w:rsidR="007E42FA">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In terms of the impact of weather conditions on the transmission of prior epidemics/pandemics, research on the association between </w:t>
      </w:r>
      <w:r w:rsidRPr="005D78A8">
        <w:rPr>
          <w:rFonts w:ascii="Times New Roman" w:hAnsi="Times New Roman" w:cs="Times New Roman"/>
          <w:color w:val="000000" w:themeColor="text1"/>
          <w:sz w:val="24"/>
          <w:szCs w:val="24"/>
        </w:rPr>
        <w:lastRenderedPageBreak/>
        <w:t>meteorological parameters and infectious illnesses (such as avian influenza A/H5N1,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and MERS-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have been carried out.</w:t>
      </w:r>
    </w:p>
    <w:p w14:paraId="2CAC0643"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5E78FD6C" w14:textId="77777777" w:rsidR="008E6890" w:rsidRPr="005D78A8" w:rsidRDefault="00282C34"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This study investigate</w:t>
      </w:r>
      <w:r w:rsidR="00EA1798">
        <w:rPr>
          <w:rFonts w:ascii="Times New Roman" w:hAnsi="Times New Roman" w:cs="Times New Roman"/>
          <w:color w:val="000000" w:themeColor="text1"/>
          <w:sz w:val="24"/>
          <w:szCs w:val="24"/>
        </w:rPr>
        <w:t>d</w:t>
      </w:r>
      <w:r w:rsidRPr="005D78A8">
        <w:rPr>
          <w:rFonts w:ascii="Times New Roman" w:hAnsi="Times New Roman" w:cs="Times New Roman"/>
          <w:color w:val="000000" w:themeColor="text1"/>
          <w:sz w:val="24"/>
          <w:szCs w:val="24"/>
        </w:rPr>
        <w:t xml:space="preserve"> the relationship between local climatic conditions and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at the local level in Bangladesh, considering many potential confounding variables. </w:t>
      </w:r>
      <w:r w:rsidR="00EB42AC" w:rsidRPr="005D78A8">
        <w:rPr>
          <w:rFonts w:ascii="Times New Roman" w:hAnsi="Times New Roman" w:cs="Times New Roman"/>
          <w:color w:val="000000" w:themeColor="text1"/>
          <w:sz w:val="24"/>
          <w:szCs w:val="24"/>
        </w:rPr>
        <w:t xml:space="preserve">There is a substantial yet modest relationship between climatic factors and daily </w:t>
      </w:r>
      <w:proofErr w:type="spellStart"/>
      <w:r w:rsidR="00EB42AC" w:rsidRPr="005D78A8">
        <w:rPr>
          <w:rFonts w:ascii="Times New Roman" w:hAnsi="Times New Roman" w:cs="Times New Roman"/>
          <w:color w:val="000000" w:themeColor="text1"/>
          <w:sz w:val="24"/>
          <w:szCs w:val="24"/>
        </w:rPr>
        <w:t>rCFR</w:t>
      </w:r>
      <w:proofErr w:type="spellEnd"/>
      <w:r w:rsidR="00EB42AC" w:rsidRPr="005D78A8">
        <w:rPr>
          <w:rFonts w:ascii="Times New Roman" w:hAnsi="Times New Roman" w:cs="Times New Roman"/>
          <w:color w:val="000000" w:themeColor="text1"/>
          <w:sz w:val="24"/>
          <w:szCs w:val="24"/>
        </w:rPr>
        <w:t>.</w:t>
      </w:r>
      <w:r w:rsidR="00EB42AC">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 xml:space="preserve">Overall, the findings of the beta regression model and area-aggregated data imply that daily COVID-19 incidence is linked to precipitation and dew. </w:t>
      </w:r>
      <w:bookmarkStart w:id="235" w:name="_Hlk75446010"/>
      <w:r w:rsidRPr="006C1BE4">
        <w:rPr>
          <w:rFonts w:ascii="Times New Roman" w:hAnsi="Times New Roman" w:cs="Times New Roman"/>
          <w:color w:val="000000" w:themeColor="text1"/>
          <w:sz w:val="24"/>
          <w:szCs w:val="24"/>
        </w:rPr>
        <w:t>Relative humidity, temperature (max), temperature (min), and wind speed all have a negative relationship</w:t>
      </w:r>
      <w:bookmarkEnd w:id="235"/>
      <w:r w:rsidRPr="005D78A8">
        <w:rPr>
          <w:rFonts w:ascii="Times New Roman" w:hAnsi="Times New Roman" w:cs="Times New Roman"/>
          <w:color w:val="000000" w:themeColor="text1"/>
          <w:sz w:val="24"/>
          <w:szCs w:val="24"/>
        </w:rPr>
        <w:t xml:space="preserve">. However, for all of the sites studied, the beta regression model revealed a substantial negative relationship between COVID-19 and temperature (Dhaka, Chittagong, Sylhet, Rangpur, </w:t>
      </w:r>
      <w:proofErr w:type="spellStart"/>
      <w:r w:rsidRPr="005D78A8">
        <w:rPr>
          <w:rFonts w:ascii="Times New Roman" w:hAnsi="Times New Roman" w:cs="Times New Roman"/>
          <w:color w:val="000000" w:themeColor="text1"/>
          <w:sz w:val="24"/>
          <w:szCs w:val="24"/>
        </w:rPr>
        <w:t>Rajshahi</w:t>
      </w:r>
      <w:proofErr w:type="spellEnd"/>
      <w:r w:rsidRPr="005D78A8">
        <w:rPr>
          <w:rFonts w:ascii="Times New Roman" w:hAnsi="Times New Roman" w:cs="Times New Roman"/>
          <w:color w:val="000000" w:themeColor="text1"/>
          <w:sz w:val="24"/>
          <w:szCs w:val="24"/>
        </w:rPr>
        <w:t xml:space="preserve">, Khulna, Barisal and </w:t>
      </w:r>
      <w:proofErr w:type="spellStart"/>
      <w:r w:rsidRPr="005D78A8">
        <w:rPr>
          <w:rFonts w:ascii="Times New Roman" w:hAnsi="Times New Roman" w:cs="Times New Roman"/>
          <w:color w:val="000000" w:themeColor="text1"/>
          <w:sz w:val="24"/>
          <w:szCs w:val="24"/>
        </w:rPr>
        <w:t>Mymensing</w:t>
      </w:r>
      <w:proofErr w:type="spellEnd"/>
      <w:r w:rsidRPr="005D78A8">
        <w:rPr>
          <w:rFonts w:ascii="Times New Roman" w:hAnsi="Times New Roman" w:cs="Times New Roman"/>
          <w:color w:val="000000" w:themeColor="text1"/>
          <w:sz w:val="24"/>
          <w:szCs w:val="24"/>
        </w:rPr>
        <w:t xml:space="preserve">). </w:t>
      </w:r>
      <w:r w:rsidR="00EB42AC" w:rsidRPr="005D78A8">
        <w:rPr>
          <w:rFonts w:ascii="Times New Roman" w:hAnsi="Times New Roman" w:cs="Times New Roman"/>
          <w:color w:val="000000" w:themeColor="text1"/>
          <w:sz w:val="24"/>
          <w:szCs w:val="24"/>
        </w:rPr>
        <w:t xml:space="preserve">The lack of association might be ascribed to epidemic advancement, longer time series data, and COVID-19 counts' nonlinear character. </w:t>
      </w:r>
      <w:r w:rsidRPr="005D78A8">
        <w:rPr>
          <w:rFonts w:ascii="Times New Roman" w:hAnsi="Times New Roman" w:cs="Times New Roman"/>
          <w:color w:val="000000" w:themeColor="text1"/>
          <w:sz w:val="24"/>
          <w:szCs w:val="24"/>
        </w:rPr>
        <w:t xml:space="preserve">A larger number of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were observed in these places, which had temperatures between 15-20 °C throughout the observation period. </w:t>
      </w:r>
      <w:bookmarkStart w:id="236" w:name="_Hlk75446043"/>
      <w:r w:rsidRPr="005D78A8">
        <w:rPr>
          <w:rFonts w:ascii="Times New Roman" w:hAnsi="Times New Roman" w:cs="Times New Roman"/>
          <w:color w:val="000000" w:themeColor="text1"/>
          <w:sz w:val="24"/>
          <w:szCs w:val="24"/>
        </w:rPr>
        <w:t xml:space="preserve">For the most part of Bangladesh, there was a negative correlation between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and humidity</w:t>
      </w:r>
      <w:bookmarkEnd w:id="236"/>
      <w:r w:rsidRPr="005D78A8">
        <w:rPr>
          <w:rFonts w:ascii="Times New Roman" w:hAnsi="Times New Roman" w:cs="Times New Roman"/>
          <w:color w:val="000000" w:themeColor="text1"/>
          <w:sz w:val="24"/>
          <w:szCs w:val="24"/>
        </w:rPr>
        <w:t xml:space="preserve">. These locations with high humidity (80–90%) reported a higher number of confirmed cases and a lower number of deaths. </w:t>
      </w:r>
      <w:bookmarkStart w:id="237" w:name="_Hlk75446075"/>
      <w:r w:rsidRPr="005D78A8">
        <w:rPr>
          <w:rFonts w:ascii="Times New Roman" w:hAnsi="Times New Roman" w:cs="Times New Roman"/>
          <w:color w:val="000000" w:themeColor="text1"/>
          <w:sz w:val="24"/>
          <w:szCs w:val="24"/>
        </w:rPr>
        <w:t xml:space="preserve">For the whole country, precipitation was positively linked with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These places with more than 30 mm of daily precipitation reported a greater incidence of fatality cases. In this location, wind speed was shown to be adversely related to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With a daily wind speed of 2–6 km/h, a lower number of verified mortality cases were recorded compared to a larger number of confirmed cases. </w:t>
      </w:r>
    </w:p>
    <w:bookmarkEnd w:id="237"/>
    <w:p w14:paraId="629F0434"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09713548" w14:textId="77777777" w:rsidR="008E6890" w:rsidRPr="005D78A8" w:rsidRDefault="00282C34"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The findings of our current investigation, which show</w:t>
      </w:r>
      <w:r w:rsidR="00D65CC8">
        <w:rPr>
          <w:rFonts w:ascii="Times New Roman" w:hAnsi="Times New Roman" w:cs="Times New Roman"/>
          <w:color w:val="000000" w:themeColor="text1"/>
          <w:sz w:val="24"/>
          <w:szCs w:val="24"/>
        </w:rPr>
        <w:t>ed</w:t>
      </w:r>
      <w:r w:rsidRPr="005D78A8">
        <w:rPr>
          <w:rFonts w:ascii="Times New Roman" w:hAnsi="Times New Roman" w:cs="Times New Roman"/>
          <w:color w:val="000000" w:themeColor="text1"/>
          <w:sz w:val="24"/>
          <w:szCs w:val="24"/>
        </w:rPr>
        <w:t xml:space="preserve"> that temperature has a detrimental influence on COVID-19 transmission, are consistent with past research and confirm the conclusions of other investigations. COVID-19 and meteorological conditions were the subject of the initial experiments. According to Lin et al. (2006), the probability of increased daily incidence of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(2003 pandemic) was 18 times greater on days with a lower air temperature than on days with a higher temperature (temperature greater than 24.6°C served as the reference standard) </w:t>
      </w:r>
      <w:r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Infection","id":"ITEM-1","issue":"2","issued":{"date-parts":[["2006","4"]]},"page":"223-230","title":"Environmental factors on the SARS epidemic: air temperature, passage of time and multiplicative effect of hospital infection","type":"article-journal","volume":"134"},"uris":["http://www.mendeley.com/documents/?uuid=ec4cf964-784d-436f-b42f-322bcad5da3a","http://www.mendeley.com/documents/?uuid=a39ab3ab-21a0-48c2-8e7b-61c77637765e"]}],"mendeley":{"formattedCitation":"[46]","plainTextFormattedCitation":"[46]","previouslyFormattedCitation":"(46)"},"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[46]</w:t>
      </w:r>
      <w:r w:rsidRPr="005D78A8">
        <w:rPr>
          <w:rFonts w:ascii="Times New Roman" w:hAnsi="Times New Roman" w:cs="Times New Roman"/>
          <w:color w:val="000000" w:themeColor="text1"/>
          <w:sz w:val="24"/>
          <w:szCs w:val="24"/>
        </w:rPr>
        <w:fldChar w:fldCharType="end"/>
      </w:r>
      <w:r w:rsidR="00E45D79">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Chan et al.  studied the stability of the SARS coronavirus in different meteorological situations (2011). </w:t>
      </w:r>
      <w:r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{"citationItems":[{"id":"ITEM-1","itemData":{"DOI":"10.1155/2011/734690","ISSN":"1687-8639","abstract":"The main route of transmission of SARS CoV infection is presumed to be respiratory droplets. However the virus is also detectable in other body fluids and excreta. The stability of the virus at different temperatures and relative humidity on smooth surfaces were studied. The dried virus on smooth surfaces retained its viability for over 5 days at temperatures of 22–25°C and relative humidity of 40–50%, that is, typical air-conditioned environments. However, virus viability was rapidly lost (&gt;3 log 10 ) at higher temperatures and higher relative humidity (e.g., 38°C, and relative humidity of &gt;95%). The better stability of SARS coronavirus at low temperature and low humidity environment may facilitate its transmission in community in subtropical area (such as Hong Kong) during the spring and in air-conditioned environments. It may also explain why some Asian countries in tropical area (such as Malaysia, Indonesia or Thailand) with high temperature and high relative humidity environment did not have major community outbreaks of SARS.","author":[{"dropping-particle":"","family":"Chan","given":"K. H.","non-dropping-particle":"","parse-names":false,"suffix":""},{"dropping-particle":"","family":"Peiris","given":"J. S. Malik","non-dropping-particle":"","parse-names":false,"suffix":""},{"dropping-particle":"","family":"Lam","given":"S. Y.","non-dropping-particle":"","parse-names":false,"suffix":""},{"dropping-particle":"","family":"Poon","given":"L. L. M.","non-dropping-particle":"","parse-names":false,"suffix":""},{"dropping-particle":"","family":"Yuen","given":"K. Y.","non-dropping-particle":"","parse-names":false,"suffix":""},{"dropping-particle":"","family":"Seto","given":"W. H.","non-dropping-particle":"","parse-names":false,"suffix":""}],"container-title":"Advances in Virology","id":"ITEM-1","issued":{"date-parts":[["2011"]]},"page":"1-7","title":"The Effects of Temperature and Relative Humidity on the Viability of the SARS Coronavirus","type":"article-journal","volume":"2011"},"uris":["http://www.mendeley.com/documents/?uuid=c4773b1d-f6da-4f2d-b95d-4176169ff477","http://www.mendeley.com/documents/?uuid=808f8c49-e36c-4f91-8cdb-fc552f325d1c"]}],"mendeley":{"formattedCitation":"[47]","plainTextFormattedCitation":"[47]","previouslyFormattedCitation":"(47)"},"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[47]</w:t>
      </w:r>
      <w:r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They discovered that high temperatures combined with high humidity have a synergistic impact on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viability inactivation, whereas low temperatures and low humidity enhance viral survival on contaminated surfaces for longer periods of time. As a result, the environmental conditions of tropical nations (e.g., Malaysia, Indonesia, and Thailand) are not suitable to the virus's long-term existence. Biswas et al. (2014) investigated the role of meteorological parameters (air temperature, relative humidity, cloud cover, rainfall, and wind speed) in highly pathogenic avian influenza A/H5N1 outbreaks in Bangladesh between 2007 and 2011. </w:t>
      </w:r>
      <w:r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{"citationItems":[{"id":"ITEM-1","itemData":{"DOI":"10.1371/journal.pone.0098471","ISSN":"1932-6203","author":[{"dropping-particle":"","family":"Biswas","given":"Paritosh K.","non-dropping-particle":"","parse-names":false,"suffix":""},{"dropping-particle":"","family":"Islam","given":"Md. Zohorul","non-dropping-particle":"","parse-names":false,"suffix":""},{"dropping-particle":"","family":"Debnath","given":"Nitish C.","non-dropping-particle":"","parse-names":false,"suffix":""},{"dropping-particle":"","family":"Yamage","given":"Mat","non-dropping-particle":"","parse-names":false,"suffix":""}],"container-title":"PLoS ONE","editor":[{"dropping-particle":"","family":"Viboud","given":"Cécile","non-dropping-particle":"","parse-names":false,"suffix":""}],"id":"ITEM-1","issue":"6","issued":{"date-parts":[["2014","6"]]},"page":"e98471","title":"Modeling and Roles of Meteorological Factors in Outbreaks of Highly Pathogenic Avian Influenza H5N1","type":"article-journal","volume":"9"},"uris":["http://www.mendeley.com/documents/?uuid=24d932c6-4113-45aa-a6cf-506ac75af23e","http://www.mendeley.com/documents/?uuid=4fe36e0c-8c06-407e-9eb4-aee84a040490"]}],"mendeley":{"formattedCitation":"[48]","plainTextFormattedCitation":"[48]","previouslyFormattedCitation":"(48)"},"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[48]</w:t>
      </w:r>
      <w:r w:rsidRPr="005D78A8">
        <w:rPr>
          <w:rFonts w:ascii="Times New Roman" w:hAnsi="Times New Roman" w:cs="Times New Roman"/>
          <w:color w:val="000000" w:themeColor="text1"/>
          <w:sz w:val="24"/>
          <w:szCs w:val="24"/>
        </w:rPr>
        <w:fldChar w:fldCharType="end"/>
      </w:r>
    </w:p>
    <w:p w14:paraId="5715BE55"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78339F0A" w14:textId="32A117C4" w:rsidR="008E6890" w:rsidRDefault="00282C34"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MERS</w:t>
      </w:r>
      <w:r w:rsidR="001D0962">
        <w:rPr>
          <w:rFonts w:ascii="Times New Roman" w:hAnsi="Times New Roman" w:cs="Times New Roman"/>
          <w:color w:val="000000" w:themeColor="text1"/>
          <w:sz w:val="24"/>
          <w:szCs w:val="24"/>
        </w:rPr>
        <w:t>-</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(epidemic in 2012) </w:t>
      </w:r>
      <w:r w:rsidR="004B3937">
        <w:rPr>
          <w:rFonts w:ascii="Times New Roman" w:hAnsi="Times New Roman" w:cs="Times New Roman"/>
          <w:color w:val="000000" w:themeColor="text1"/>
          <w:sz w:val="24"/>
          <w:szCs w:val="24"/>
        </w:rPr>
        <w:t>was</w:t>
      </w:r>
      <w:r w:rsidRPr="005D78A8">
        <w:rPr>
          <w:rFonts w:ascii="Times New Roman" w:hAnsi="Times New Roman" w:cs="Times New Roman"/>
          <w:color w:val="000000" w:themeColor="text1"/>
          <w:sz w:val="24"/>
          <w:szCs w:val="24"/>
        </w:rPr>
        <w:t xml:space="preserve"> characterized by a quick decline in viral viability at higher temperatures and greater humidity, according to </w:t>
      </w:r>
      <w:proofErr w:type="spellStart"/>
      <w:r w:rsidRPr="005D78A8">
        <w:rPr>
          <w:rFonts w:ascii="Times New Roman" w:hAnsi="Times New Roman" w:cs="Times New Roman"/>
          <w:color w:val="000000" w:themeColor="text1"/>
          <w:sz w:val="24"/>
          <w:szCs w:val="24"/>
        </w:rPr>
        <w:t>Doremalen</w:t>
      </w:r>
      <w:proofErr w:type="spellEnd"/>
      <w:r w:rsidRPr="005D78A8">
        <w:rPr>
          <w:rFonts w:ascii="Times New Roman" w:hAnsi="Times New Roman" w:cs="Times New Roman"/>
          <w:color w:val="000000" w:themeColor="text1"/>
          <w:sz w:val="24"/>
          <w:szCs w:val="24"/>
        </w:rPr>
        <w:t xml:space="preserve"> and Munster (2013), implying that MERS-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and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have comparable stability characteristics. </w:t>
      </w:r>
      <w:r w:rsidR="0009368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{"citationItems":[{"id":"ITEM-1","itemData":{"DOI":"10.2807/1560-7917.ES2013.18.38.20590","ISSN":"15607917","abstract":"The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J.","non-dropping-particle":"","parse-names":false,"suffix":""}],"container-title":"Eurosurveillance","id":"ITEM-1","issue":"38","issued":{"date-parts":[["2013"]]},"page":"20590","publisher":"European Centre for Disease Control and Prevention (ECDC)","title":"Stability of middle east respiratory syndrome coronavirus (MERS-CoV) under different environmental conditions","type":"article-journal","volume":"18"},"uris":["http://www.mendeley.com/documents/?uuid=0b256b84-b804-469e-b8c5-6950436292a1","http://www.mendeley.com/documents/?uuid=c41084bb-1709-4043-8f1c-2af693632aa2"]}],"mendeley":{"formattedCitation":"[49]","plainTextFormattedCitation":"[49]","previouslyFormattedCitation":"(49)"},"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[49]</w:t>
      </w:r>
      <w:r w:rsidR="0009368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Based on data from 166 countries, Wu et al. (2020) found that temperature was adversely connected to daily new cases and fatalities of COVID-19</w:t>
      </w:r>
      <w:r w:rsidR="0009368E" w:rsidRPr="005D78A8">
        <w:rPr>
          <w:rFonts w:ascii="Times New Roman" w:hAnsi="Times New Roman" w:cs="Times New Roman"/>
          <w:color w:val="000000" w:themeColor="text1"/>
          <w:sz w:val="24"/>
          <w:szCs w:val="24"/>
        </w:rPr>
        <w:t xml:space="preserve"> </w:t>
      </w:r>
      <w:r w:rsidR="0009368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[11]</w:t>
      </w:r>
      <w:r w:rsidR="0009368E" w:rsidRPr="005D78A8">
        <w:rPr>
          <w:rFonts w:ascii="Times New Roman" w:hAnsi="Times New Roman" w:cs="Times New Roman"/>
          <w:color w:val="000000" w:themeColor="text1"/>
          <w:sz w:val="24"/>
          <w:szCs w:val="24"/>
        </w:rPr>
        <w:fldChar w:fldCharType="end"/>
      </w:r>
      <w:r w:rsidR="00B6224D">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In the range of less than 25.8°C, </w:t>
      </w:r>
      <w:proofErr w:type="spellStart"/>
      <w:r w:rsidRPr="005D78A8">
        <w:rPr>
          <w:rFonts w:ascii="Times New Roman" w:hAnsi="Times New Roman" w:cs="Times New Roman"/>
          <w:color w:val="000000" w:themeColor="text1"/>
          <w:sz w:val="24"/>
          <w:szCs w:val="24"/>
        </w:rPr>
        <w:t>Prata</w:t>
      </w:r>
      <w:proofErr w:type="spellEnd"/>
      <w:r w:rsidRPr="005D78A8">
        <w:rPr>
          <w:rFonts w:ascii="Times New Roman" w:hAnsi="Times New Roman" w:cs="Times New Roman"/>
          <w:color w:val="000000" w:themeColor="text1"/>
          <w:sz w:val="24"/>
          <w:szCs w:val="24"/>
        </w:rPr>
        <w:t xml:space="preserve"> et al. (2020) discovered that the connection between the yearly average of temperature compensation and COVID-19 verified cases was almost linear,</w:t>
      </w:r>
      <w:r w:rsidR="004649AF">
        <w:rPr>
          <w:rFonts w:ascii="Times New Roman" w:hAnsi="Times New Roman" w:cs="Times New Roman"/>
          <w:color w:val="000000" w:themeColor="text1"/>
          <w:sz w:val="24"/>
          <w:szCs w:val="24"/>
        </w:rPr>
        <w:t xml:space="preserve"> which became flat above 25.8°C</w:t>
      </w:r>
      <w:r w:rsidRPr="005D78A8">
        <w:rPr>
          <w:rFonts w:ascii="Times New Roman" w:hAnsi="Times New Roman" w:cs="Times New Roman"/>
          <w:color w:val="FF0000"/>
          <w:sz w:val="24"/>
          <w:szCs w:val="24"/>
        </w:rPr>
        <w:t xml:space="preserve"> </w:t>
      </w:r>
      <w:r w:rsidR="0009368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e2e04c3f-a764-49d7-92b2-5703b2084f46","http://www.mendeley.com/documents/?uuid=2f9b9923-66b9-4dbf-8d39-4448836cd2bb"]}],"mendeley":{"formattedCitation":"[19]","plainTextFormattedCitation":"[19]","previouslyFormattedCitation":"(19)"},"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[19]</w:t>
      </w:r>
      <w:r w:rsidR="0009368E" w:rsidRPr="005D78A8">
        <w:rPr>
          <w:rFonts w:ascii="Times New Roman" w:hAnsi="Times New Roman" w:cs="Times New Roman"/>
          <w:color w:val="000000" w:themeColor="text1"/>
          <w:sz w:val="24"/>
          <w:szCs w:val="24"/>
        </w:rPr>
        <w:fldChar w:fldCharType="end"/>
      </w:r>
      <w:r w:rsidR="004649AF">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According to Shi et al. (2020), the incidence of COVID-19 in China r</w:t>
      </w:r>
      <w:r w:rsidR="00470DEF">
        <w:rPr>
          <w:rFonts w:ascii="Times New Roman" w:hAnsi="Times New Roman" w:cs="Times New Roman"/>
          <w:color w:val="000000" w:themeColor="text1"/>
          <w:sz w:val="24"/>
          <w:szCs w:val="24"/>
        </w:rPr>
        <w:t xml:space="preserve">educes as the temperature rises </w:t>
      </w:r>
      <w:r w:rsidR="0009368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10.1016/j.scitotenv.2020.138890","ISSN":"00489697","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Science of The Total Environment","id":"ITEM-1","issued":{"date-parts":[["2020","8"]]},"page":"138890","title":"Impact of temperature on the dynamics of the COVID-19 outbreak in China","type":"article-journal","volume":"728"},"uris":["http://www.mendeley.com/documents/?uuid=1f4d3d57-156b-41c7-a125-f1e3ac630071","http://www.mendeley.com/documents/?uuid=bccfa583-1e9e-4ffa-b2c8-9aee583ab4ed"]}],"mendeley":{"formattedCitation":"[50]","plainTextFormattedCitation":"[50]","previouslyFormattedCitation":"(50)"},"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[50]</w:t>
      </w:r>
      <w:r w:rsidR="0009368E" w:rsidRPr="005D78A8">
        <w:rPr>
          <w:rFonts w:ascii="Times New Roman" w:hAnsi="Times New Roman" w:cs="Times New Roman"/>
          <w:color w:val="000000" w:themeColor="text1"/>
          <w:sz w:val="24"/>
          <w:szCs w:val="24"/>
        </w:rPr>
        <w:fldChar w:fldCharType="end"/>
      </w:r>
      <w:r w:rsidR="00470DEF">
        <w:rPr>
          <w:rFonts w:ascii="Times New Roman" w:hAnsi="Times New Roman" w:cs="Times New Roman"/>
          <w:color w:val="000000" w:themeColor="text1"/>
          <w:sz w:val="24"/>
          <w:szCs w:val="24"/>
        </w:rPr>
        <w:t>.</w:t>
      </w:r>
      <w:r w:rsidR="0009368E" w:rsidRPr="005D78A8">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Increased temperature and relative humidity dramatically decreased COVID-19 transmission in 100 Chinese cities, according to Wang et al. (2020).</w:t>
      </w:r>
      <w:r w:rsidR="0009368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10.2139/ssrn.3551767","ISSN":"1556-5068","author":[{"dropping-particle":"","family":"Wang","given":"Jingyuan","non-dropping-particle":"","parse-names":false,"suffix":""},{"dropping-particle":"","family":"Tang","given":"Ke","non-dropping-particle":"","parse-names":false,"suffix":""},{"dropping-particle":"","family":"Feng","given":"Kai","non-dropping-particle":"","parse-names":false,"suffix":""},{"dropping-particle":"","family":"Lv","given":"Weifeng","non-dropping-particle":"","parse-names":false,"suffix":""}],"container-title":"SSRN Electronic Journal","id":"ITEM-1","issued":{"date-parts":[["2020"]]},"title":"High Temperature and High Humidity Reduce the Transmission of COVID-19","type":"article-journal"},"uris":["http://www.mendeley.com/documents/?uuid=b9d2ca67-9aa1-44d5-b241-5a7a794c7a41","http://www.mendeley.com/documents/?uuid=394b08ae-6864-49ea-9723-f85bc7db5e7a"]}],"mendeley":{"formattedCitation":"[51]","plainTextFormattedCitation":"[51]","previouslyFormattedCitation":"(51)"},"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[51]</w:t>
      </w:r>
      <w:r w:rsidR="0009368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Different results were found by Chinese scientists (Luo et al., 2020; Yao et al., 2020), who claimed that higher temperature, </w:t>
      </w:r>
      <w:r w:rsidRPr="005D78A8">
        <w:rPr>
          <w:rFonts w:ascii="Times New Roman" w:hAnsi="Times New Roman" w:cs="Times New Roman"/>
          <w:color w:val="000000" w:themeColor="text1"/>
          <w:sz w:val="24"/>
          <w:szCs w:val="24"/>
        </w:rPr>
        <w:lastRenderedPageBreak/>
        <w:t>humidity, and UV radiation had no effect on COVID-19 incidence.</w:t>
      </w:r>
      <w:r w:rsidR="00115EF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non-dropping-particle":"","parse-names":false,"suffix":""},{"dropping-particle":"","family":"Liu","given":"Diambo","non-dropping-particle":"","parse-names":false,"suffix":""},{"dropping-particle":"","family":"Poirier","given":"Canelle","non-dropping-particle":"","parse-names":false,"suffix":""},{"dropping-particle":"","family":"Mandl","given":"Kenneth","non-dropping-particle":"","parse-names":false,"suffix":""},{"dropping-particle":"","family":"Lipsitch","given":"Marc","non-dropping-particle":"","parse-names":false,"suffix":""},{"dropping-particle":"","family":"Santillana","given":"Mauricio","non-dropping-particle":"","parse-names":false,"suffix":""}],"container-title":"medRxiv","id":"ITEM-1","issued":{"date-parts":[["2020"]]},"page":"1-7","title":"The role of absolute humidity on transmission rates of the COVID-19 outbreak","type":"article-journal"},"uris":["http://www.mendeley.com/documents/?uuid=26e37803-d75d-49a2-9e76-a210b1f39a64","http://www.mendeley.com/documents/?uuid=f9c56932-80e3-4ef2-9bef-29d1efdbd363"]}],"mendeley":{"formattedCitation":"[52]","plainTextFormattedCitation":"[52]","previouslyFormattedCitation":"(52)"},"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[52]</w:t>
      </w:r>
      <w:r w:rsidR="00115EFE" w:rsidRPr="005D78A8">
        <w:rPr>
          <w:rFonts w:ascii="Times New Roman" w:hAnsi="Times New Roman" w:cs="Times New Roman"/>
          <w:color w:val="000000" w:themeColor="text1"/>
          <w:sz w:val="24"/>
          <w:szCs w:val="24"/>
        </w:rPr>
        <w:fldChar w:fldCharType="end"/>
      </w:r>
      <w:r w:rsidR="00115EF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10.1183/13993003.00517-2020","ISSN":"0903-1936","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European Respiratory Journal","id":"ITEM-1","issue":"5","issued":{"date-parts":[["2020","5"]]},"page":"2000517","title":"No association of COVID-19 transmission with temperature or UV radiation in Chinese cities","type":"article-journal","volume":"55"},"uris":["http://www.mendeley.com/documents/?uuid=3f5c3bce-f777-4072-8ecf-d1629bbd020b","http://www.mendeley.com/documents/?uuid=904c594c-e556-46c9-ba4b-fcfd78053993"]}],"mendeley":{"formattedCitation":"[53]","plainTextFormattedCitation":"[53]","previouslyFormattedCitation":"(53)"},"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[53]</w:t>
      </w:r>
      <w:r w:rsidR="00115EF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The majority of the results from earlier research are consistent with our findings.</w:t>
      </w:r>
      <w:r w:rsidRPr="005D78A8">
        <w:rPr>
          <w:rFonts w:ascii="Times New Roman" w:hAnsi="Times New Roman" w:cs="Times New Roman"/>
          <w:sz w:val="24"/>
          <w:szCs w:val="24"/>
        </w:rPr>
        <w:t xml:space="preserve"> </w:t>
      </w:r>
      <w:r w:rsidRPr="005D78A8">
        <w:rPr>
          <w:rFonts w:ascii="Times New Roman" w:hAnsi="Times New Roman" w:cs="Times New Roman"/>
          <w:color w:val="000000" w:themeColor="text1"/>
          <w:sz w:val="24"/>
          <w:szCs w:val="24"/>
        </w:rPr>
        <w:t xml:space="preserve">This research shows that greater air temperatures are correlated with lower COVID-19 CFR values and a shorter pandemic time to the CFR summit. Researchers in few studies utilized the methodologies utilized in this study to examine the COVID-19 pandemic. </w:t>
      </w:r>
      <w:proofErr w:type="spellStart"/>
      <w:r w:rsidRPr="005D78A8">
        <w:rPr>
          <w:rFonts w:ascii="Times New Roman" w:hAnsi="Times New Roman" w:cs="Times New Roman"/>
          <w:color w:val="000000" w:themeColor="text1"/>
          <w:sz w:val="24"/>
          <w:szCs w:val="24"/>
        </w:rPr>
        <w:t>Jinjarak</w:t>
      </w:r>
      <w:proofErr w:type="spellEnd"/>
      <w:r w:rsidRPr="005D78A8">
        <w:rPr>
          <w:rFonts w:ascii="Times New Roman" w:hAnsi="Times New Roman" w:cs="Times New Roman"/>
          <w:color w:val="000000" w:themeColor="text1"/>
          <w:sz w:val="24"/>
          <w:szCs w:val="24"/>
        </w:rPr>
        <w:t xml:space="preserve"> et al. analysed the COVID-19 pandemic for the first peak of the death rate (2020)</w:t>
      </w:r>
      <w:r w:rsidR="00115EFE" w:rsidRPr="005D78A8">
        <w:rPr>
          <w:rFonts w:ascii="Times New Roman" w:hAnsi="Times New Roman" w:cs="Times New Roman"/>
          <w:color w:val="000000" w:themeColor="text1"/>
          <w:sz w:val="24"/>
          <w:szCs w:val="24"/>
        </w:rPr>
        <w:t xml:space="preserve"> </w:t>
      </w:r>
      <w:r w:rsidR="00115EFE" w:rsidRPr="005D78A8">
        <w:rPr>
          <w:rFonts w:ascii="Times New Roman" w:hAnsi="Times New Roman" w:cs="Times New Roman"/>
          <w:color w:val="000000" w:themeColor="text1"/>
          <w:sz w:val="24"/>
          <w:szCs w:val="24"/>
        </w:rPr>
        <w:fldChar w:fldCharType="begin" w:fldLock="1"/>
      </w:r>
      <w:r w:rsidR="00323325">
        <w:rPr>
          <w:rFonts w:ascii="Times New Roman" w:hAnsi="Times New Roman" w:cs="Times New Roman"/>
          <w:color w:val="000000" w:themeColor="text1"/>
          <w:sz w:val="24"/>
          <w:szCs w:val="24"/>
        </w:rPr>
        <w:instrText>ADDIN CSL_CITATION {"citationItems":[{"id":"ITEM-1","itemData":{"DOI":"10.1007/s41885-020-00071-2","ISSN":"2511-1280","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Change","id":"ITEM-1","issue":"3","issued":{"date-parts":[["2020","10"]]},"page":"515-559","title":"Accounting for Global COVID-19 Diffusion Patterns, January–April 2020","type":"article-journal","volume":"4"},"uris":["http://www.mendeley.com/documents/?uuid=baecb7cf-6381-48a8-9afa-e8bd4791ee0b","http://www.mendeley.com/documents/?uuid=fbd4248d-0237-46f8-a989-e9ebb3287df7"]}],"mendeley":{"formattedCitation":"[54]","plainTextFormattedCitation":"[54]","previouslyFormattedCitation":"(54)"},"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323325" w:rsidRPr="00323325">
        <w:rPr>
          <w:rFonts w:ascii="Times New Roman" w:hAnsi="Times New Roman" w:cs="Times New Roman"/>
          <w:noProof/>
          <w:color w:val="000000" w:themeColor="text1"/>
          <w:sz w:val="24"/>
          <w:szCs w:val="24"/>
        </w:rPr>
        <w:t>[54]</w:t>
      </w:r>
      <w:r w:rsidR="00115EFE" w:rsidRPr="005D78A8">
        <w:rPr>
          <w:rFonts w:ascii="Times New Roman" w:hAnsi="Times New Roman" w:cs="Times New Roman"/>
          <w:color w:val="000000" w:themeColor="text1"/>
          <w:sz w:val="24"/>
          <w:szCs w:val="24"/>
        </w:rPr>
        <w:fldChar w:fldCharType="end"/>
      </w:r>
      <w:r w:rsidR="00323325">
        <w:rPr>
          <w:rFonts w:ascii="Times New Roman" w:hAnsi="Times New Roman" w:cs="Times New Roman"/>
          <w:color w:val="000000" w:themeColor="text1"/>
          <w:sz w:val="24"/>
          <w:szCs w:val="24"/>
        </w:rPr>
        <w:t>.</w:t>
      </w:r>
      <w:r w:rsidR="00115EFE" w:rsidRPr="005D78A8">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 xml:space="preserve"> In accordance with the policy interventions, the authors separated nations. They concluded that the pandemic period to the first mortality peak in countries with early</w:t>
      </w:r>
      <w:ins w:id="238" w:author="ERAHEEM" w:date="2021-08-11T21:50:00Z">
        <w:r w:rsidRPr="005D78A8">
          <w:rPr>
            <w:rFonts w:ascii="Times New Roman" w:hAnsi="Times New Roman" w:cs="Times New Roman"/>
            <w:color w:val="000000" w:themeColor="text1"/>
            <w:sz w:val="24"/>
            <w:szCs w:val="24"/>
          </w:rPr>
          <w:t>,</w:t>
        </w:r>
      </w:ins>
      <w:r w:rsidRPr="005D78A8">
        <w:rPr>
          <w:rFonts w:ascii="Times New Roman" w:hAnsi="Times New Roman" w:cs="Times New Roman"/>
          <w:color w:val="000000" w:themeColor="text1"/>
          <w:sz w:val="24"/>
          <w:szCs w:val="24"/>
        </w:rPr>
        <w:t xml:space="preserve"> more stringent policy actions is longer than in countries </w:t>
      </w:r>
      <w:del w:id="239" w:author="ERAHEEM" w:date="2021-08-11T21:50:00Z">
        <w:r w:rsidR="008E6890" w:rsidRPr="005D78A8">
          <w:rPr>
            <w:rFonts w:ascii="Times New Roman" w:hAnsi="Times New Roman" w:cs="Times New Roman"/>
            <w:color w:val="000000" w:themeColor="text1"/>
            <w:sz w:val="24"/>
            <w:szCs w:val="24"/>
          </w:rPr>
          <w:delText>who</w:delText>
        </w:r>
      </w:del>
      <w:ins w:id="240" w:author="ERAHEEM" w:date="2021-08-11T21:50:00Z">
        <w:r w:rsidRPr="005D78A8">
          <w:rPr>
            <w:rFonts w:ascii="Times New Roman" w:hAnsi="Times New Roman" w:cs="Times New Roman"/>
            <w:color w:val="000000" w:themeColor="text1"/>
            <w:sz w:val="24"/>
            <w:szCs w:val="24"/>
          </w:rPr>
          <w:t>that</w:t>
        </w:r>
      </w:ins>
      <w:r w:rsidRPr="005D78A8">
        <w:rPr>
          <w:rFonts w:ascii="Times New Roman" w:hAnsi="Times New Roman" w:cs="Times New Roman"/>
          <w:color w:val="000000" w:themeColor="text1"/>
          <w:sz w:val="24"/>
          <w:szCs w:val="24"/>
        </w:rPr>
        <w:t xml:space="preserve"> do not have such initiatives.</w:t>
      </w:r>
    </w:p>
    <w:p w14:paraId="6F692C81" w14:textId="77777777" w:rsidR="004649AF" w:rsidRPr="005D78A8" w:rsidRDefault="004649AF" w:rsidP="001810E8">
      <w:pPr>
        <w:spacing w:after="0" w:line="240" w:lineRule="auto"/>
        <w:jc w:val="both"/>
        <w:rPr>
          <w:rFonts w:ascii="Times New Roman" w:hAnsi="Times New Roman" w:cs="Times New Roman"/>
          <w:color w:val="000000"/>
          <w:sz w:val="24"/>
          <w:szCs w:val="24"/>
        </w:rPr>
      </w:pPr>
    </w:p>
    <w:p w14:paraId="30DD4408" w14:textId="11F2E278" w:rsidR="008E6890" w:rsidRPr="005D78A8" w:rsidRDefault="00282C34"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 xml:space="preserve">Several studies established the positive association between precipitation and transmission of influenza (Gomez Barroso et al. 2017; Lopez et al. 2014; Mahamat et al. 2013). </w:t>
      </w:r>
      <w:r w:rsidR="00115EFE"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Health","id":"ITEM-1","issue":"12","issued":{"date-parts":[["2017","11"]]},"page":"1469","title":"Climatic Factors and Influenza Transmission, Spain, 2010–2015","type":"article-journal","volume":"14"},"uris":["http://www.mendeley.com/documents/?uuid=07ab7fbf-4ac8-4c12-9b2b-a5a118079499","http://www.mendeley.com/documents/?uuid=e218c68c-ab4b-465e-996f-12a708375f41"]}],"mendeley":{"formattedCitation":"[55]","plainTextFormattedCitation":"[55]","previouslyFormattedCitation":"(55)"},"properties":{"noteIndex":0},"schema":"https://github.com/citation-style-language/schema/raw/master/csl-citation.json"}</w:instrText>
      </w:r>
      <w:r w:rsidR="00115EFE"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[55]</w:t>
      </w:r>
      <w:r w:rsidR="00115EFE" w:rsidRPr="005D78A8">
        <w:rPr>
          <w:rFonts w:ascii="Times New Roman" w:hAnsi="Times New Roman" w:cs="Times New Roman"/>
          <w:color w:val="000000"/>
          <w:sz w:val="24"/>
          <w:szCs w:val="24"/>
        </w:rPr>
        <w:fldChar w:fldCharType="end"/>
      </w:r>
      <w:r w:rsidR="00115EFE"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Data)","id":"ITEM-1","issued":{"date-parts":[["2014","10"]]},"page":"19-24","publisher":"IEEE","title":"Spatial big data analytics of influenza epidemic in Vellore, India","type":"paper-conference"},"uris":["http://www.mendeley.com/documents/?uuid=28b56c2c-e36a-4d4f-867a-c53661d9d392","http://www.mendeley.com/documents/?uuid=6edd40ac-a2f2-436f-b595-14fc688974cc"]}],"mendeley":{"formattedCitation":"[56]","plainTextFormattedCitation":"[56]","previouslyFormattedCitation":"(56)"},"properties":{"noteIndex":0},"schema":"https://github.com/citation-style-language/schema/raw/master/csl-citation.json"}</w:instrText>
      </w:r>
      <w:r w:rsidR="00115EFE"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[56]</w:t>
      </w:r>
      <w:r w:rsidR="00115EFE"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6072044b-960c-4d8c-a5a2-6f71c126f2cd","http://www.mendeley.com/documents/?uuid=6df628eb-624f-4961-b6e1-73926c4e9127"]}],"mendeley":{"formattedCitation":"[57]","plainTextFormattedCitation":"[57]","previouslyFormattedCitation":"(57)"},"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[57]</w:t>
      </w:r>
      <w:r w:rsidR="00FE2C32"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The data suggests that influenza virus contact, or short-range transmission was prevalent in tropical and subtropical regions. Droplets or aerosols formed during cough, snoring, speaking, singing, or breathing can transfer viruses into the air (da Silva et al. 2020; Jones and Brosseau 2015)</w:t>
      </w:r>
      <w:r w:rsidR="00FE2C32" w:rsidRPr="005D78A8">
        <w:rPr>
          <w:rFonts w:ascii="Times New Roman" w:hAnsi="Times New Roman" w:cs="Times New Roman"/>
          <w:color w:val="000000"/>
          <w:sz w:val="24"/>
          <w:szCs w:val="24"/>
        </w:rPr>
        <w:t xml:space="preserve">. </w:t>
      </w:r>
      <w:r w:rsidR="00FE2C32"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{"citationItems":[{"id":"ITEM-1","itemData":{"DOI":"10.1016/j.scitotenv.2020.142802","ISSN":"00489697","author":[{"dropping-particle":"","family":"Silva","given":"Priscilla Gomes","non-dropping-particle":"da","parse-names":false,"suffix":""},{"dropping-particle":"","family":"Nascimento","given":"Maria São José","non-dropping-particle":"","parse-names":false,"suffix":""},{"dropping-particle":"","family":"Soares","given":"Ruben R.G.","non-dropping-particle":"","parse-names":false,"suffix":""},{"dropping-particle":"","family":"Sousa","given":"Sofia I.V.","non-dropping-particle":"","parse-names":false,"suffix":""},{"dropping-particle":"","family":"Mesquita","given":"João R.","non-dropping-particle":"","parse-names":false,"suffix":""}],"container-title":"Science of The Total Environment","id":"ITEM-1","issued":{"date-parts":[["2021","4"]]},"page":"142802","title":"Airborne spread of infectious SARS-CoV-2: Moving forward using lessons from SARS-CoV and MERS-CoV","type":"article-journal","volume":"764"},"uris":["http://www.mendeley.com/documents/?uuid=97d1a09a-27a6-4ff8-a721-87ef8c283fe6","http://www.mendeley.com/documents/?uuid=ee4ab691-d81e-4544-b70b-06ca13992044"]}],"mendeley":{"formattedCitation":"[58]","plainTextFormattedCitation":"[58]","previouslyFormattedCitation":"(58)"},"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[58]</w:t>
      </w:r>
      <w:r w:rsidR="00FE2C32"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{"citationItems":[{"id":"ITEM-1","itemData":{"DOI":"10.1097/JOM.0000000000000448","ISSN":"1076-2752","author":[{"dropping-particle":"","family":"Jones","given":"Rachael M.","non-dropping-particle":"","parse-names":false,"suffix":""},{"dropping-particle":"","family":"Brosseau","given":"Lisa M.","non-dropping-particle":"","parse-names":false,"suffix":""}],"container-title":"Journal of Occupational &amp; Environmental Medicine","id":"ITEM-1","issue":"5","issued":{"date-parts":[["2015","5"]]},"page":"501-508","title":"Aerosol Transmission of Infectious Disease","type":"article-journal","volume":"57"},"uris":["http://www.mendeley.com/documents/?uuid=494a2633-ad43-41a2-9ab2-39aa5c0cb48f","http://www.mendeley.com/documents/?uuid=b1cc7c43-976c-49a6-958a-fc7f9284fcab"]}],"mendeley":{"formattedCitation":"[59]","plainTextFormattedCitation":"[59]","previouslyFormattedCitation":"(59)"},"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[59]</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 xml:space="preserve">Genetic similarities with SARS-CoV-2 are considered to be possible with respiratory outlets. SARS-CoV-2 as well nevertheless can be spread via droplets, aerosol, and fomites to humans </w:t>
      </w:r>
      <w:del w:id="241" w:author="ERAHEEM" w:date="2021-08-11T21:50:00Z">
        <w:r w:rsidR="008E6890" w:rsidRPr="005D78A8">
          <w:rPr>
            <w:rFonts w:ascii="Times New Roman" w:hAnsi="Times New Roman" w:cs="Times New Roman"/>
            <w:color w:val="000000"/>
            <w:sz w:val="24"/>
            <w:szCs w:val="24"/>
          </w:rPr>
          <w:delText>on</w:delText>
        </w:r>
      </w:del>
      <w:ins w:id="242" w:author="ERAHEEM" w:date="2021-08-11T21:50:00Z">
        <w:r w:rsidRPr="005D78A8">
          <w:rPr>
            <w:rFonts w:ascii="Times New Roman" w:hAnsi="Times New Roman" w:cs="Times New Roman"/>
            <w:color w:val="000000"/>
            <w:sz w:val="24"/>
            <w:szCs w:val="24"/>
          </w:rPr>
          <w:t>in</w:t>
        </w:r>
      </w:ins>
      <w:r w:rsidRPr="005D78A8">
        <w:rPr>
          <w:rFonts w:ascii="Times New Roman" w:hAnsi="Times New Roman" w:cs="Times New Roman"/>
          <w:color w:val="000000"/>
          <w:sz w:val="24"/>
          <w:szCs w:val="24"/>
        </w:rPr>
        <w:t xml:space="preserve"> multiple ways (Wei et al. 2020).</w:t>
      </w:r>
      <w:r w:rsidR="00FE2C32"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2cbc1b76-e609-4ee6-92d0-ef6ee0abbaa1","http://www.mendeley.com/documents/?uuid=feb09b8b-7e98-42db-ad2f-5684b76d29dd"]}],"mendeley":{"formattedCitation":"[60]","plainTextFormattedCitation":"[60]","previouslyFormattedCitation":"(60)"},"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[60]</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Airborne transmission by aerosols, however, is very virulent and dominating (Zhang et al. 2020).</w:t>
      </w:r>
      <w:r w:rsidR="00FE2C32"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2339cfe8-bddd-4604-aa3b-d3af2216b7c5","http://www.mendeley.com/documents/?uuid=e6a9e7af-ce21-4994-ac16-dbf6abed8f55"]}],"mendeley":{"formattedCitation":"[61]","plainTextFormattedCitation":"[61]","previouslyFormattedCitation":"(61)"},"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[61]</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Aerosol </w:t>
      </w:r>
      <w:del w:id="243" w:author="ERAHEEM" w:date="2021-08-11T21:50:00Z">
        <w:r w:rsidR="008E6890" w:rsidRPr="005D78A8">
          <w:rPr>
            <w:rFonts w:ascii="Times New Roman" w:hAnsi="Times New Roman" w:cs="Times New Roman"/>
            <w:color w:val="000000"/>
            <w:sz w:val="24"/>
            <w:szCs w:val="24"/>
          </w:rPr>
          <w:delText>viruse</w:delText>
        </w:r>
      </w:del>
      <w:ins w:id="244" w:author="ERAHEEM" w:date="2021-08-11T21:50:00Z">
        <w:r w:rsidRPr="005D78A8">
          <w:rPr>
            <w:rFonts w:ascii="Times New Roman" w:hAnsi="Times New Roman" w:cs="Times New Roman"/>
            <w:color w:val="000000"/>
            <w:sz w:val="24"/>
            <w:szCs w:val="24"/>
          </w:rPr>
          <w:t>virus</w:t>
        </w:r>
      </w:ins>
      <w:r w:rsidRPr="005D78A8">
        <w:rPr>
          <w:rFonts w:ascii="Times New Roman" w:hAnsi="Times New Roman" w:cs="Times New Roman"/>
          <w:color w:val="000000"/>
          <w:sz w:val="24"/>
          <w:szCs w:val="24"/>
        </w:rPr>
        <w:t xml:space="preserve"> survival and infectivity are affected by ambient stress temperature (Jayaweera et al. 2020).</w:t>
      </w:r>
      <w:r w:rsidR="005129D1" w:rsidRPr="005D78A8">
        <w:rPr>
          <w:rFonts w:ascii="Times New Roman" w:hAnsi="Times New Roman" w:cs="Times New Roman"/>
          <w:color w:val="000000"/>
          <w:sz w:val="24"/>
          <w:szCs w:val="24"/>
        </w:rPr>
        <w:t xml:space="preserve"> </w:t>
      </w:r>
      <w:r w:rsidR="005129D1"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2ecca383-d312-4eab-8afb-de3f83d4b3e7","http://www.mendeley.com/documents/?uuid=4a16588f-bdaa-4af6-9705-0f732d5e26b3"]}],"mendeley":{"formattedCitation":"[62]","plainTextFormattedCitation":"[62]","previouslyFormattedCitation":"(62)"},"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[62]</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The SARS-CoV-2 can remain alive for 3 hours in spray form (&lt; 5 </w:t>
      </w:r>
      <w:proofErr w:type="spellStart"/>
      <w:r w:rsidRPr="005D78A8">
        <w:rPr>
          <w:rFonts w:ascii="Times New Roman" w:hAnsi="Times New Roman" w:cs="Times New Roman"/>
          <w:color w:val="000000"/>
          <w:sz w:val="24"/>
          <w:szCs w:val="24"/>
        </w:rPr>
        <w:t>μm</w:t>
      </w:r>
      <w:proofErr w:type="spellEnd"/>
      <w:r w:rsidRPr="005D78A8">
        <w:rPr>
          <w:rFonts w:ascii="Times New Roman" w:hAnsi="Times New Roman" w:cs="Times New Roman"/>
          <w:color w:val="000000"/>
          <w:sz w:val="24"/>
          <w:szCs w:val="24"/>
        </w:rPr>
        <w:t xml:space="preserve">) but it shows higher feasibility on plastic and stainless steel, copper, carton and glass up to 72 hours in droplet form (&gt; 5 </w:t>
      </w:r>
      <w:proofErr w:type="spellStart"/>
      <w:r w:rsidRPr="005D78A8">
        <w:rPr>
          <w:rFonts w:ascii="Times New Roman" w:hAnsi="Times New Roman" w:cs="Times New Roman"/>
          <w:color w:val="000000"/>
          <w:sz w:val="24"/>
          <w:szCs w:val="24"/>
        </w:rPr>
        <w:t>μm</w:t>
      </w:r>
      <w:proofErr w:type="spellEnd"/>
      <w:r w:rsidRPr="005D78A8">
        <w:rPr>
          <w:rFonts w:ascii="Times New Roman" w:hAnsi="Times New Roman" w:cs="Times New Roman"/>
          <w:color w:val="000000"/>
          <w:sz w:val="24"/>
          <w:szCs w:val="24"/>
        </w:rPr>
        <w:t xml:space="preserve">) (Van </w:t>
      </w:r>
      <w:proofErr w:type="spellStart"/>
      <w:r w:rsidRPr="005D78A8">
        <w:rPr>
          <w:rFonts w:ascii="Times New Roman" w:hAnsi="Times New Roman" w:cs="Times New Roman"/>
          <w:color w:val="000000"/>
          <w:sz w:val="24"/>
          <w:szCs w:val="24"/>
        </w:rPr>
        <w:t>Doremalen</w:t>
      </w:r>
      <w:proofErr w:type="spellEnd"/>
      <w:r w:rsidRPr="005D78A8">
        <w:rPr>
          <w:rFonts w:ascii="Times New Roman" w:hAnsi="Times New Roman" w:cs="Times New Roman"/>
          <w:color w:val="000000"/>
          <w:sz w:val="24"/>
          <w:szCs w:val="24"/>
        </w:rPr>
        <w:t xml:space="preserve"> et al. 2020). </w:t>
      </w:r>
      <w:r w:rsidR="005129D1"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I","non-dropping-particle":"","parse-names":false,"suffix":""}],"container-title":"New England Journal of Medicine","id":"ITEM-1","issued":{"date-parts":[["2020"]]},"publisher":"Mass Medical Soc","title":"Aerosol and surface stability of SARS-CoV-2 as compared with SARS-CoV-1","type":"article-journal"},"uris":["http://www.mendeley.com/documents/?uuid=cc573873-8d97-4bce-a7fd-70da0d1af353"]}],"mendeley":{"formattedCitation":"[63]","plainTextFormattedCitation":"[63]","previouslyFormattedCitation":"(63)"},"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[63]</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 xml:space="preserve">The result indicated that the viability of SARS-CoV-2 is reduced substantially due to the lower evaporation rate of the saliva contaminated droplets in high temperature. </w:t>
      </w:r>
    </w:p>
    <w:p w14:paraId="3387A16D" w14:textId="77777777" w:rsidR="008E6890" w:rsidRPr="005D78A8" w:rsidRDefault="008E6890" w:rsidP="001810E8">
      <w:pPr>
        <w:spacing w:after="0" w:line="240" w:lineRule="auto"/>
        <w:jc w:val="both"/>
        <w:rPr>
          <w:rFonts w:ascii="Times New Roman" w:hAnsi="Times New Roman" w:cs="Times New Roman"/>
          <w:b/>
          <w:bCs/>
          <w:color w:val="000000"/>
          <w:sz w:val="24"/>
          <w:szCs w:val="24"/>
        </w:rPr>
      </w:pPr>
    </w:p>
    <w:p w14:paraId="7548A71D" w14:textId="77777777" w:rsidR="008E6890" w:rsidRPr="005D78A8" w:rsidRDefault="00282C34"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sz w:val="24"/>
          <w:szCs w:val="24"/>
        </w:rPr>
        <w:t>At</w:t>
      </w:r>
      <w:ins w:id="245" w:author="ERAHEEM" w:date="2021-08-11T21:50:00Z">
        <w:r w:rsidRPr="005D78A8">
          <w:rPr>
            <w:rFonts w:ascii="Times New Roman" w:hAnsi="Times New Roman" w:cs="Times New Roman"/>
            <w:sz w:val="24"/>
            <w:szCs w:val="24"/>
          </w:rPr>
          <w:t xml:space="preserve"> the</w:t>
        </w:r>
      </w:ins>
      <w:r w:rsidRPr="005D78A8">
        <w:rPr>
          <w:rFonts w:ascii="Times New Roman" w:hAnsi="Times New Roman" w:cs="Times New Roman"/>
          <w:sz w:val="24"/>
          <w:szCs w:val="24"/>
        </w:rPr>
        <w:t xml:space="preserve"> community level, local policies such as the social distance and the amount of vulnerable people might influence the transmission of COVID-19. </w:t>
      </w:r>
      <w:r w:rsidR="00470DEF">
        <w:rPr>
          <w:rFonts w:ascii="Times New Roman" w:hAnsi="Times New Roman" w:cs="Times New Roman"/>
          <w:color w:val="000000"/>
          <w:sz w:val="24"/>
          <w:szCs w:val="24"/>
        </w:rPr>
        <w:t>A</w:t>
      </w:r>
      <w:r w:rsidRPr="005D78A8">
        <w:rPr>
          <w:rFonts w:ascii="Times New Roman" w:hAnsi="Times New Roman" w:cs="Times New Roman"/>
          <w:color w:val="000000"/>
          <w:sz w:val="24"/>
          <w:szCs w:val="24"/>
        </w:rPr>
        <w:t xml:space="preserve"> beneficial influence of precipitation is discovered on the incidence of COVID-19 daily based on findings collected on the soils. The theory that individuals like when it's raining is attributable to this observation. Local precipitation is also correlated with COVID-19 transmission at the local level (</w:t>
      </w:r>
      <w:proofErr w:type="spellStart"/>
      <w:r w:rsidRPr="005D78A8">
        <w:rPr>
          <w:rFonts w:ascii="Times New Roman" w:hAnsi="Times New Roman" w:cs="Times New Roman"/>
          <w:color w:val="000000"/>
          <w:sz w:val="24"/>
          <w:szCs w:val="24"/>
        </w:rPr>
        <w:t>Chattogram</w:t>
      </w:r>
      <w:proofErr w:type="spellEnd"/>
      <w:r w:rsidRPr="005D78A8">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Rajshahi</w:t>
      </w:r>
      <w:proofErr w:type="spellEnd"/>
      <w:r w:rsidRPr="005D78A8">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Bogura</w:t>
      </w:r>
      <w:proofErr w:type="spellEnd"/>
      <w:r w:rsidRPr="005D78A8">
        <w:rPr>
          <w:rFonts w:ascii="Times New Roman" w:hAnsi="Times New Roman" w:cs="Times New Roman"/>
          <w:color w:val="000000"/>
          <w:sz w:val="24"/>
          <w:szCs w:val="24"/>
        </w:rPr>
        <w:t xml:space="preserve">). This </w:t>
      </w:r>
      <w:proofErr w:type="spellStart"/>
      <w:r w:rsidRPr="005D78A8">
        <w:rPr>
          <w:rFonts w:ascii="Times New Roman" w:hAnsi="Times New Roman" w:cs="Times New Roman"/>
          <w:color w:val="000000"/>
          <w:sz w:val="24"/>
          <w:szCs w:val="24"/>
        </w:rPr>
        <w:t>favorable</w:t>
      </w:r>
      <w:proofErr w:type="spellEnd"/>
      <w:r w:rsidRPr="005D78A8">
        <w:rPr>
          <w:rFonts w:ascii="Times New Roman" w:hAnsi="Times New Roman" w:cs="Times New Roman"/>
          <w:color w:val="000000"/>
          <w:sz w:val="24"/>
          <w:szCs w:val="24"/>
        </w:rPr>
        <w:t xml:space="preserve"> impact of precipitation is in accordance with and supports the results (Wei et al. 2020; Méndez-Arriaga 2020) in the COVID-19 local-level transmission.</w:t>
      </w:r>
      <w:r w:rsidR="005129D1"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feb09b8b-7e98-42db-ad2f-5684b76d29dd","http://www.mendeley.com/documents/?uuid=2cbc1b76-e609-4ee6-92d0-ef6ee0abbaa1"]}],"mendeley":{"formattedCitation":"[60]","plainTextFormattedCitation":"[60]","previouslyFormattedCitation":"(60)"},"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[60]</w:t>
      </w:r>
      <w:r w:rsidR="005129D1" w:rsidRPr="005D78A8">
        <w:rPr>
          <w:rFonts w:ascii="Times New Roman" w:hAnsi="Times New Roman" w:cs="Times New Roman"/>
          <w:color w:val="000000"/>
          <w:sz w:val="24"/>
          <w:szCs w:val="24"/>
        </w:rPr>
        <w:fldChar w:fldCharType="end"/>
      </w:r>
      <w:r w:rsidR="005129D1"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{"citationItems":[{"id":"ITEM-1","itemData":{"DOI":"10.1016/j.scitotenv.2020.139560","ISSN":"00489697","author":[{"dropping-particle":"","family":"Méndez-Arriaga","given":"Fabiola","non-dropping-particle":"","parse-names":false,"suffix":""}],"container-title":"Science of The Total Environment","id":"ITEM-1","issued":{"date-parts":[["2020","9"]]},"page":"139560","title":"The temperature and regional climate effects on communitarian COVID-19 contagion in Mexico throughout phase 1","type":"article-journal","volume":"735"},"uris":["http://www.mendeley.com/documents/?uuid=de1096eb-5d24-4ba4-8438-576fc487d334","http://www.mendeley.com/documents/?uuid=7ede539d-50f6-420d-bfac-01e9e7ae9428"]}],"mendeley":{"formattedCitation":"[64]","plainTextFormattedCitation":"[64]","previouslyFormattedCitation":"(64)"},"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[64]</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w:t>
      </w:r>
    </w:p>
    <w:p w14:paraId="7F3FFF8A"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553B42A6" w14:textId="77777777" w:rsidR="008E6890" w:rsidRPr="005D78A8" w:rsidRDefault="00282C34" w:rsidP="001810E8">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proofErr w:type="spellStart"/>
      <w:r>
        <w:rPr>
          <w:rFonts w:ascii="Times New Roman" w:hAnsi="Times New Roman" w:cs="Times New Roman"/>
          <w:color w:val="000000"/>
          <w:sz w:val="24"/>
          <w:szCs w:val="24"/>
        </w:rPr>
        <w:t>rCFR</w:t>
      </w:r>
      <w:proofErr w:type="spellEnd"/>
      <w:r>
        <w:rPr>
          <w:rFonts w:ascii="Times New Roman" w:hAnsi="Times New Roman" w:cs="Times New Roman"/>
          <w:color w:val="000000"/>
          <w:sz w:val="24"/>
          <w:szCs w:val="24"/>
        </w:rPr>
        <w:t xml:space="preserve"> of Bangladesh </w:t>
      </w:r>
      <w:r w:rsidR="00AD2A83">
        <w:rPr>
          <w:rFonts w:ascii="Times New Roman" w:hAnsi="Times New Roman" w:cs="Times New Roman"/>
          <w:color w:val="000000"/>
          <w:sz w:val="24"/>
          <w:szCs w:val="24"/>
        </w:rPr>
        <w:t xml:space="preserve">is being </w:t>
      </w:r>
      <w:r w:rsidR="00470DEF">
        <w:rPr>
          <w:rFonts w:ascii="Times New Roman" w:hAnsi="Times New Roman" w:cs="Times New Roman"/>
          <w:color w:val="000000"/>
          <w:sz w:val="24"/>
          <w:szCs w:val="24"/>
        </w:rPr>
        <w:t>increasing</w:t>
      </w:r>
      <w:r w:rsidRPr="005D78A8">
        <w:rPr>
          <w:rFonts w:ascii="Times New Roman" w:hAnsi="Times New Roman" w:cs="Times New Roman"/>
          <w:color w:val="000000"/>
          <w:sz w:val="24"/>
          <w:szCs w:val="24"/>
        </w:rPr>
        <w:t xml:space="preserve"> </w:t>
      </w:r>
      <w:r w:rsidR="00AD2A83" w:rsidRPr="005D78A8">
        <w:rPr>
          <w:rFonts w:ascii="Times New Roman" w:hAnsi="Times New Roman" w:cs="Times New Roman"/>
          <w:color w:val="000000"/>
          <w:sz w:val="24"/>
          <w:szCs w:val="24"/>
        </w:rPr>
        <w:t xml:space="preserve">steadily </w:t>
      </w:r>
      <w:r w:rsidRPr="005D78A8">
        <w:rPr>
          <w:rFonts w:ascii="Times New Roman" w:hAnsi="Times New Roman" w:cs="Times New Roman"/>
          <w:color w:val="000000"/>
          <w:sz w:val="24"/>
          <w:szCs w:val="24"/>
        </w:rPr>
        <w:t>over time</w:t>
      </w:r>
      <w:r>
        <w:rPr>
          <w:rFonts w:ascii="Times New Roman" w:hAnsi="Times New Roman" w:cs="Times New Roman"/>
          <w:color w:val="000000"/>
          <w:sz w:val="24"/>
          <w:szCs w:val="24"/>
        </w:rPr>
        <w:t>, where it is sharply declining in world data.</w:t>
      </w:r>
      <w:r w:rsidRPr="005D78A8">
        <w:rPr>
          <w:rFonts w:ascii="Times New Roman" w:hAnsi="Times New Roman" w:cs="Times New Roman"/>
          <w:color w:val="000000"/>
          <w:sz w:val="24"/>
          <w:szCs w:val="24"/>
        </w:rPr>
        <w:t xml:space="preserve"> </w:t>
      </w:r>
      <w:r w:rsidR="00B236C6">
        <w:rPr>
          <w:rFonts w:ascii="Times New Roman" w:hAnsi="Times New Roman" w:cs="Times New Roman"/>
          <w:color w:val="000000"/>
          <w:sz w:val="24"/>
          <w:szCs w:val="24"/>
        </w:rPr>
        <w:t>A</w:t>
      </w:r>
      <w:r w:rsidRPr="005D78A8">
        <w:rPr>
          <w:rFonts w:ascii="Times New Roman" w:hAnsi="Times New Roman" w:cs="Times New Roman"/>
          <w:color w:val="000000"/>
          <w:sz w:val="24"/>
          <w:szCs w:val="24"/>
        </w:rPr>
        <w:t>dditional</w:t>
      </w:r>
      <w:r w:rsidR="00B236C6">
        <w:rPr>
          <w:rFonts w:ascii="Times New Roman" w:hAnsi="Times New Roman" w:cs="Times New Roman"/>
          <w:color w:val="000000"/>
          <w:sz w:val="24"/>
          <w:szCs w:val="24"/>
        </w:rPr>
        <w:t xml:space="preserve"> factors</w:t>
      </w:r>
      <w:ins w:id="246" w:author="ERAHEEM" w:date="2021-08-11T21:50:00Z">
        <w:r w:rsidRPr="005D78A8">
          <w:rPr>
            <w:rFonts w:ascii="Times New Roman" w:hAnsi="Times New Roman" w:cs="Times New Roman"/>
            <w:color w:val="000000"/>
            <w:sz w:val="24"/>
            <w:szCs w:val="24"/>
          </w:rPr>
          <w:t>,</w:t>
        </w:r>
      </w:ins>
      <w:r w:rsidRPr="005D78A8">
        <w:rPr>
          <w:rFonts w:ascii="Times New Roman" w:hAnsi="Times New Roman" w:cs="Times New Roman"/>
          <w:color w:val="000000"/>
          <w:sz w:val="24"/>
          <w:szCs w:val="24"/>
        </w:rPr>
        <w:t xml:space="preserve"> including meteorological factors are sure to be associated. However, the </w:t>
      </w:r>
      <w:r w:rsidR="00B236C6">
        <w:rPr>
          <w:rFonts w:ascii="Times New Roman" w:hAnsi="Times New Roman" w:cs="Times New Roman"/>
          <w:color w:val="000000"/>
          <w:sz w:val="24"/>
          <w:szCs w:val="24"/>
        </w:rPr>
        <w:t>growing of</w:t>
      </w:r>
      <w:r w:rsidRPr="005D78A8">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could be attributable to several reasons, including: the increased number of asymptomatic and mild cases detected by extensive testing, the introduction of dexamethasone and additional medical treatment improvements for seriously ill patients, the acquisition of experiences by health professionals, increased public awareness, protection against infection, potential remedial effects. </w:t>
      </w:r>
      <w:r w:rsidR="00B46E98"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{"citationItems":[{"id":"ITEM-1","itemData":{"abstract":"The increasing confirmed cases and death counts of Coronavirus disease 2019 (COVID-19) in Pakistan has disturbed not only the health sector, but also all other sectors of the country. For precise policy making, accurate and efficient forecasts of confirmed cases and death counts are important. In this work, we used five different univariate time series models including; Autoregressive (AR), Moving Average (MA), Autoregressive Moving Average (ARMA), Nonparametric Autoregressive (NPAR) and Simple Exponential Smoothing (SES) models for forecasting confirmed, death and recovered cases. These models were applied to Pakistan COVID-19 data, covering the period from 10, March to 3, July 2020. To evaluate models accuracy, computed two standard mean errors such as Mean Absolute Error (MAE) and Root Mean Square Error (RMSE). The findings show that the time series models are useful in predicting COVID-19 confirmed, deaths and recovered cases. Furthermore, MA model outperformed the rest of all models for confirmed and deaths counts prediction, while ARMA is second best model. The SES model seems superior to other models for prediction of recovered counts, however MA is competitive. On the basis of best selected models, we forecast form 4 th July to 14 th August, 2020, which will be helpful for decision making of public health and other sectors of Pakistan.","author":[{"dropping-particle":"","family":"Iftikhar","given":"Hasnain","non-dropping-particle":"","parse-names":false,"suffix":""},{"dropping-particle":"","family":"Rind","given":"Moeeba","non-dropping-particle":"","parse-names":false,"suffix":""}],"container-title":"medRxiv","id":"ITEM-1","issued":{"date-parts":[["2020"]]},"page":"2020.09.20.20198150","title":"Forecasting daily COVID-19 confirmed, deaths and recovered cases using univariate time series models: A case of Pakistan study","type":"article-journal"},"uris":["http://www.mendeley.com/documents/?uuid=75b7594a-e339-4e41-8431-8e79677accc0","http://www.mendeley.com/documents/?uuid=9c43ef6d-f9c2-47fe-b9f0-8bc98df7d2e2"]}],"mendeley":{"formattedCitation":"[65]","plainTextFormattedCitation":"[65]","previouslyFormattedCitation":"(65)"},"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[65]</w:t>
      </w:r>
      <w:r w:rsidR="00B46E98" w:rsidRPr="005D78A8">
        <w:rPr>
          <w:rFonts w:ascii="Times New Roman" w:hAnsi="Times New Roman" w:cs="Times New Roman"/>
          <w:color w:val="000000"/>
          <w:sz w:val="24"/>
          <w:szCs w:val="24"/>
        </w:rPr>
        <w:fldChar w:fldCharType="end"/>
      </w:r>
      <w:r w:rsidR="00B46E98"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{"citationItems":[{"id":"ITEM-1","itemData":{"DOI":"10.1371/journal.pone.0241031","ISSN":"1932-6203","author":[{"dropping-particle":"","family":"Green","given":"Manfred S.","non-dropping-particle":"","parse-names":false,"suffix":""},{"dropping-particle":"","family":"Peer","given":"Victoria","non-dropping-particle":"","parse-names":false,"suffix":""},{"dropping-particle":"","family":"Schwartz","given":"Naama","non-dropping-particle":"","parse-names":false,"suffix":""},{"dropping-particle":"","family":"Nitzan","given":"Dorit","non-dropping-particle":"","parse-names":false,"suffix":""}],"container-title":"PLOS ONE","editor":[{"dropping-particle":"","family":"Gennaro","given":"Francesco","non-dropping-particle":"Di","parse-names":false,"suffix":""}],"id":"ITEM-1","issue":"10","issued":{"date-parts":[["2020","10"]]},"page":"e0241031","title":"The confounded crude case-fatality rates (CFR) for COVID-19 hide more than they reveal—a comparison of age-specific and age-adjusted CFRs between seven countries","type":"article-journal","volume":"15"},"uris":["http://www.mendeley.com/documents/?uuid=8816aadb-8b7c-4316-a28e-497b60702f7b","http://www.mendeley.com/documents/?uuid=1276568e-d285-4d5b-a235-268a1e51ac36"]}],"mendeley":{"formattedCitation":"[66]","plainTextFormattedCitation":"[66]","previouslyFormattedCitation":"(66)"},"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[66]</w:t>
      </w:r>
      <w:r w:rsidR="00B46E98" w:rsidRPr="005D78A8">
        <w:rPr>
          <w:rFonts w:ascii="Times New Roman" w:hAnsi="Times New Roman" w:cs="Times New Roman"/>
          <w:color w:val="000000"/>
          <w:sz w:val="24"/>
          <w:szCs w:val="24"/>
        </w:rPr>
        <w:fldChar w:fldCharType="end"/>
      </w:r>
      <w:r w:rsidR="00B46E98" w:rsidRPr="005D78A8">
        <w:rPr>
          <w:rFonts w:ascii="Times New Roman" w:hAnsi="Times New Roman" w:cs="Times New Roman"/>
          <w:color w:val="000000"/>
          <w:sz w:val="24"/>
          <w:szCs w:val="24"/>
        </w:rPr>
        <w:fldChar w:fldCharType="begin" w:fldLock="1"/>
      </w:r>
      <w:r w:rsidR="00323325">
        <w:rPr>
          <w:rFonts w:ascii="Times New Roman" w:hAnsi="Times New Roman" w:cs="Times New Roman"/>
          <w:color w:val="000000"/>
          <w:sz w:val="24"/>
          <w:szCs w:val="24"/>
        </w:rPr>
        <w:instrText>ADDIN CSL_CITATION {"citationItems":[{"id":"ITEM-1","itemData":{"DOI":"10.1056/NEJMoa2021436","ISSN":"0028-4793","container-title":"New England Journal of Medicine","id":"ITEM-1","issue":"8","issued":{"date-parts":[["2021","2"]]},"page":"693-704","title":"Dexamethasone in Hospitalized Patients with Covid-19","type":"article-journal","volume":"384"},"uris":["http://www.mendeley.com/documents/?uuid=e8193ec7-38d0-4e8e-868f-90c78025c01f","http://www.mendeley.com/documents/?uuid=7b26c819-700e-4cc9-8c3d-1daf3240068d"]}],"mendeley":{"formattedCitation":"[67]","plainTextFormattedCitation":"[67]","previouslyFormattedCitation":"(67)"},"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323325" w:rsidRPr="00323325">
        <w:rPr>
          <w:rFonts w:ascii="Times New Roman" w:hAnsi="Times New Roman" w:cs="Times New Roman"/>
          <w:noProof/>
          <w:color w:val="000000"/>
          <w:sz w:val="24"/>
          <w:szCs w:val="24"/>
        </w:rPr>
        <w:t>[67]</w:t>
      </w:r>
      <w:r w:rsidR="00B46E98"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p>
    <w:p w14:paraId="5D78BB56"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7BB7B4B2" w14:textId="77777777" w:rsidR="008E6890" w:rsidRPr="005D78A8" w:rsidRDefault="00282C34" w:rsidP="001810E8">
      <w:pPr>
        <w:spacing w:after="0" w:line="240" w:lineRule="auto"/>
        <w:jc w:val="both"/>
        <w:rPr>
          <w:rFonts w:ascii="Times New Roman" w:hAnsi="Times New Roman" w:cs="Times New Roman"/>
          <w:b/>
          <w:color w:val="000000"/>
          <w:sz w:val="24"/>
          <w:szCs w:val="24"/>
        </w:rPr>
      </w:pPr>
      <w:r w:rsidRPr="005D78A8">
        <w:rPr>
          <w:rFonts w:ascii="Times New Roman" w:hAnsi="Times New Roman" w:cs="Times New Roman"/>
          <w:b/>
          <w:color w:val="000000"/>
          <w:sz w:val="24"/>
          <w:szCs w:val="24"/>
        </w:rPr>
        <w:t xml:space="preserve">Limitation: </w:t>
      </w:r>
    </w:p>
    <w:p w14:paraId="519C046D" w14:textId="2DE6D150" w:rsidR="008E6890" w:rsidRPr="005D78A8" w:rsidRDefault="00282C34"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color w:val="000000"/>
          <w:sz w:val="24"/>
          <w:szCs w:val="24"/>
        </w:rPr>
        <w:t xml:space="preserve">Data from COVID-19, reports from the World Health Organization and other sources, have been gathered </w:t>
      </w:r>
      <w:r w:rsidR="00C6067B" w:rsidRPr="005D78A8">
        <w:rPr>
          <w:rFonts w:ascii="Times New Roman" w:hAnsi="Times New Roman" w:cs="Times New Roman"/>
          <w:color w:val="000000"/>
          <w:sz w:val="24"/>
          <w:szCs w:val="24"/>
        </w:rPr>
        <w:t>publicly</w:t>
      </w:r>
      <w:r w:rsidRPr="005D78A8">
        <w:rPr>
          <w:rFonts w:ascii="Times New Roman" w:hAnsi="Times New Roman" w:cs="Times New Roman"/>
          <w:color w:val="000000"/>
          <w:sz w:val="24"/>
          <w:szCs w:val="24"/>
        </w:rPr>
        <w:t xml:space="preserve"> available. The data available to the public may contain underreported numerator values (COVID-19 deaths) or denominator values (COVID-19 cases). Day </w:t>
      </w:r>
      <w:r w:rsidR="00395E7E">
        <w:rPr>
          <w:rFonts w:ascii="Times New Roman" w:hAnsi="Times New Roman" w:cs="Times New Roman"/>
          <w:color w:val="000000"/>
          <w:sz w:val="24"/>
          <w:szCs w:val="24"/>
        </w:rPr>
        <w:t xml:space="preserve">of </w:t>
      </w:r>
      <w:r w:rsidRPr="005D78A8">
        <w:rPr>
          <w:rFonts w:ascii="Times New Roman" w:hAnsi="Times New Roman" w:cs="Times New Roman"/>
          <w:color w:val="000000"/>
          <w:sz w:val="24"/>
          <w:szCs w:val="24"/>
        </w:rPr>
        <w:t xml:space="preserve">testing, air pollution, number of cases imported, immunity to the populations, population migrations, human mobility, social behaviour, economic and cultural conditions might confuse COVID-19's transmission, since the study has not taken account of these elements. In addition, </w:t>
      </w:r>
      <w:r w:rsidRPr="005D78A8">
        <w:rPr>
          <w:rFonts w:ascii="Times New Roman" w:hAnsi="Times New Roman" w:cs="Times New Roman"/>
          <w:color w:val="000000"/>
          <w:sz w:val="24"/>
          <w:szCs w:val="24"/>
        </w:rPr>
        <w:lastRenderedPageBreak/>
        <w:t xml:space="preserve">one of the main limitations of our study is that our observations are based on data about </w:t>
      </w:r>
      <w:r w:rsidR="00573B78">
        <w:rPr>
          <w:rFonts w:ascii="Times New Roman" w:hAnsi="Times New Roman" w:cs="Times New Roman"/>
          <w:color w:val="000000"/>
          <w:sz w:val="24"/>
          <w:szCs w:val="24"/>
        </w:rPr>
        <w:t xml:space="preserve">outdoor </w:t>
      </w:r>
      <w:del w:id="247" w:author="ERAHEEM" w:date="2021-08-11T21:50:00Z">
        <w:r w:rsidR="00573B78">
          <w:rPr>
            <w:rFonts w:ascii="Times New Roman" w:hAnsi="Times New Roman" w:cs="Times New Roman"/>
            <w:color w:val="000000"/>
            <w:sz w:val="24"/>
            <w:szCs w:val="24"/>
          </w:rPr>
          <w:delText>condition</w:delText>
        </w:r>
      </w:del>
      <w:ins w:id="248" w:author="ERAHEEM" w:date="2021-08-11T21:50:00Z">
        <w:r w:rsidR="00573B78">
          <w:rPr>
            <w:rFonts w:ascii="Times New Roman" w:hAnsi="Times New Roman" w:cs="Times New Roman"/>
            <w:color w:val="000000"/>
            <w:sz w:val="24"/>
            <w:szCs w:val="24"/>
          </w:rPr>
          <w:t>condition</w:t>
        </w:r>
        <w:r w:rsidRPr="005D78A8">
          <w:rPr>
            <w:rFonts w:ascii="Times New Roman" w:hAnsi="Times New Roman" w:cs="Times New Roman"/>
            <w:color w:val="000000"/>
            <w:sz w:val="24"/>
            <w:szCs w:val="24"/>
          </w:rPr>
          <w:t>s</w:t>
        </w:r>
      </w:ins>
      <w:r w:rsidRPr="005D78A8">
        <w:rPr>
          <w:rFonts w:ascii="Times New Roman" w:hAnsi="Times New Roman" w:cs="Times New Roman"/>
          <w:color w:val="000000"/>
          <w:sz w:val="24"/>
          <w:szCs w:val="24"/>
        </w:rPr>
        <w:t xml:space="preserve">. However, SARS-CoV-2 transmission can be affected quite differently by indoor conditions. These criteria should be included while evaluating the combined weather variables and the COVID-19 in Bangladesh in future studies. The cumulative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was generated that tends to sous-estimate the risk of mortality since the future fatalities are not included in the dataset.</w:t>
      </w:r>
      <w:r w:rsidRPr="005D78A8">
        <w:rPr>
          <w:rFonts w:ascii="Times New Roman" w:hAnsi="Times New Roman" w:cs="Times New Roman"/>
          <w:sz w:val="24"/>
          <w:szCs w:val="24"/>
        </w:rPr>
        <w:t xml:space="preserve"> Both are universal </w:t>
      </w:r>
      <w:proofErr w:type="spellStart"/>
      <w:r w:rsidRPr="005D78A8">
        <w:rPr>
          <w:rFonts w:ascii="Times New Roman" w:hAnsi="Times New Roman" w:cs="Times New Roman"/>
          <w:sz w:val="24"/>
          <w:szCs w:val="24"/>
        </w:rPr>
        <w:t>rCFR</w:t>
      </w:r>
      <w:proofErr w:type="spellEnd"/>
      <w:r w:rsidRPr="005D78A8">
        <w:rPr>
          <w:rFonts w:ascii="Times New Roman" w:hAnsi="Times New Roman" w:cs="Times New Roman"/>
          <w:sz w:val="24"/>
          <w:szCs w:val="24"/>
        </w:rPr>
        <w:t xml:space="preserve"> restrictions estimated in most investigations employing COVID-19 regional data. One of the main assumptions is that towards the latter stage of the pandemic younger people get infected with COVID-19. We were not, however, able to assess if the population's median age changed over time </w:t>
      </w:r>
      <w:r w:rsidR="004B505A">
        <w:rPr>
          <w:rFonts w:ascii="Times New Roman" w:hAnsi="Times New Roman" w:cs="Times New Roman"/>
          <w:sz w:val="24"/>
          <w:szCs w:val="24"/>
        </w:rPr>
        <w:t xml:space="preserve">and whether the </w:t>
      </w:r>
      <w:proofErr w:type="spellStart"/>
      <w:r w:rsidR="004B505A">
        <w:rPr>
          <w:rFonts w:ascii="Times New Roman" w:hAnsi="Times New Roman" w:cs="Times New Roman"/>
          <w:sz w:val="24"/>
          <w:szCs w:val="24"/>
        </w:rPr>
        <w:t>rCFR</w:t>
      </w:r>
      <w:proofErr w:type="spellEnd"/>
      <w:r w:rsidR="004B505A">
        <w:rPr>
          <w:rFonts w:ascii="Times New Roman" w:hAnsi="Times New Roman" w:cs="Times New Roman"/>
          <w:sz w:val="24"/>
          <w:szCs w:val="24"/>
        </w:rPr>
        <w:t xml:space="preserve"> decreased.</w:t>
      </w:r>
    </w:p>
    <w:p w14:paraId="6962BBDC" w14:textId="77777777" w:rsidR="008E6890" w:rsidRPr="005D78A8" w:rsidRDefault="008E6890" w:rsidP="001810E8">
      <w:pPr>
        <w:spacing w:after="0" w:line="240" w:lineRule="auto"/>
        <w:jc w:val="both"/>
        <w:rPr>
          <w:rFonts w:ascii="Times New Roman" w:hAnsi="Times New Roman" w:cs="Times New Roman"/>
          <w:sz w:val="24"/>
          <w:szCs w:val="24"/>
        </w:rPr>
      </w:pPr>
    </w:p>
    <w:p w14:paraId="0BCDE734" w14:textId="77777777" w:rsidR="008E6890" w:rsidRPr="005D78A8" w:rsidRDefault="00282C34" w:rsidP="001810E8">
      <w:pPr>
        <w:tabs>
          <w:tab w:val="left" w:pos="1200"/>
        </w:tabs>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Conclusion:</w:t>
      </w:r>
    </w:p>
    <w:p w14:paraId="752B682A" w14:textId="032A35FC" w:rsidR="008E6890" w:rsidRPr="005D78A8" w:rsidRDefault="00282C34"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The cumulative r</w:t>
      </w:r>
      <w:r w:rsidR="004B505A">
        <w:rPr>
          <w:rFonts w:ascii="Times New Roman" w:hAnsi="Times New Roman" w:cs="Times New Roman"/>
          <w:color w:val="000000"/>
          <w:sz w:val="24"/>
          <w:szCs w:val="24"/>
        </w:rPr>
        <w:t xml:space="preserve">ate of </w:t>
      </w:r>
      <w:proofErr w:type="spellStart"/>
      <w:r w:rsidR="004B505A">
        <w:rPr>
          <w:rFonts w:ascii="Times New Roman" w:hAnsi="Times New Roman" w:cs="Times New Roman"/>
          <w:color w:val="000000"/>
          <w:sz w:val="24"/>
          <w:szCs w:val="24"/>
        </w:rPr>
        <w:t>r</w:t>
      </w:r>
      <w:r w:rsidR="00CD4811">
        <w:rPr>
          <w:rFonts w:ascii="Times New Roman" w:hAnsi="Times New Roman" w:cs="Times New Roman"/>
          <w:color w:val="000000"/>
          <w:sz w:val="24"/>
          <w:szCs w:val="24"/>
        </w:rPr>
        <w:t>CFR</w:t>
      </w:r>
      <w:proofErr w:type="spellEnd"/>
      <w:r w:rsidRPr="005D78A8">
        <w:rPr>
          <w:rFonts w:ascii="Times New Roman" w:hAnsi="Times New Roman" w:cs="Times New Roman"/>
          <w:color w:val="000000"/>
          <w:sz w:val="24"/>
          <w:szCs w:val="24"/>
        </w:rPr>
        <w:t xml:space="preserve"> from COVID-19 (regional Bangladesh part) rose until the 15th </w:t>
      </w:r>
      <w:del w:id="249" w:author="ERAHEEM" w:date="2021-08-11T21:50:00Z">
        <w:r w:rsidR="008E6890" w:rsidRPr="005D78A8">
          <w:rPr>
            <w:rFonts w:ascii="Times New Roman" w:hAnsi="Times New Roman" w:cs="Times New Roman"/>
            <w:color w:val="000000"/>
            <w:sz w:val="24"/>
            <w:szCs w:val="24"/>
          </w:rPr>
          <w:delText>weeks</w:delText>
        </w:r>
      </w:del>
      <w:ins w:id="250" w:author="ERAHEEM" w:date="2021-08-11T21:50:00Z">
        <w:r w:rsidRPr="005D78A8">
          <w:rPr>
            <w:rFonts w:ascii="Times New Roman" w:hAnsi="Times New Roman" w:cs="Times New Roman"/>
            <w:color w:val="000000"/>
            <w:sz w:val="24"/>
            <w:szCs w:val="24"/>
          </w:rPr>
          <w:t>week</w:t>
        </w:r>
      </w:ins>
      <w:r w:rsidRPr="005D78A8">
        <w:rPr>
          <w:rFonts w:ascii="Times New Roman" w:hAnsi="Times New Roman" w:cs="Times New Roman"/>
          <w:color w:val="000000"/>
          <w:sz w:val="24"/>
          <w:szCs w:val="24"/>
        </w:rPr>
        <w:t xml:space="preserve"> of epidemiology (7-14 April 2020) and then began to fall consistently. The growing number of tests and a lowering rate of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for COVID-19 have </w:t>
      </w:r>
      <w:r w:rsidR="00280A1C">
        <w:rPr>
          <w:rFonts w:ascii="Times New Roman" w:hAnsi="Times New Roman" w:cs="Times New Roman"/>
          <w:color w:val="000000"/>
          <w:sz w:val="24"/>
          <w:szCs w:val="24"/>
        </w:rPr>
        <w:t xml:space="preserve">been proven to be adverse. </w:t>
      </w:r>
      <w:r w:rsidRPr="005D78A8">
        <w:rPr>
          <w:rFonts w:ascii="Times New Roman" w:hAnsi="Times New Roman" w:cs="Times New Roman"/>
          <w:color w:val="000000"/>
          <w:sz w:val="24"/>
          <w:szCs w:val="24"/>
        </w:rPr>
        <w:t xml:space="preserve">In this nation,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was substantially linked to climatic parameters, such as precipitation, relative humidity, temperature, wind speed and dew. While the precipitation and dew factors are </w:t>
      </w:r>
      <w:r w:rsidR="00280A1C" w:rsidRPr="005D78A8">
        <w:rPr>
          <w:rFonts w:ascii="Times New Roman" w:hAnsi="Times New Roman" w:cs="Times New Roman"/>
          <w:color w:val="000000"/>
          <w:sz w:val="24"/>
          <w:szCs w:val="24"/>
        </w:rPr>
        <w:t>favourably</w:t>
      </w:r>
      <w:r w:rsidRPr="005D78A8">
        <w:rPr>
          <w:rFonts w:ascii="Times New Roman" w:hAnsi="Times New Roman" w:cs="Times New Roman"/>
          <w:color w:val="000000"/>
          <w:sz w:val="24"/>
          <w:szCs w:val="24"/>
        </w:rPr>
        <w:t xml:space="preserve"> linked to the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and the relative humidity, wind and temperature are adversely linked. More reasons for reducing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need to be examined in greater detail but can be explained by increasing infection among younger patients, by improving healthcare management</w:t>
      </w:r>
      <w:ins w:id="251" w:author="ERAHEEM" w:date="2021-08-11T21:50:00Z">
        <w:r w:rsidRPr="005D78A8">
          <w:rPr>
            <w:rFonts w:ascii="Times New Roman" w:hAnsi="Times New Roman" w:cs="Times New Roman"/>
            <w:color w:val="000000"/>
            <w:sz w:val="24"/>
            <w:szCs w:val="24"/>
          </w:rPr>
          <w:t>,</w:t>
        </w:r>
      </w:ins>
      <w:r w:rsidRPr="005D78A8">
        <w:rPr>
          <w:rFonts w:ascii="Times New Roman" w:hAnsi="Times New Roman" w:cs="Times New Roman"/>
          <w:color w:val="000000"/>
          <w:sz w:val="24"/>
          <w:szCs w:val="24"/>
        </w:rPr>
        <w:t xml:space="preserve"> or by medicines </w:t>
      </w:r>
      <w:del w:id="252" w:author="ERAHEEM" w:date="2021-08-11T21:50:00Z">
        <w:r w:rsidR="008E6890" w:rsidRPr="005D78A8">
          <w:rPr>
            <w:rFonts w:ascii="Times New Roman" w:hAnsi="Times New Roman" w:cs="Times New Roman"/>
            <w:color w:val="000000"/>
            <w:sz w:val="24"/>
            <w:szCs w:val="24"/>
          </w:rPr>
          <w:delText>which</w:delText>
        </w:r>
      </w:del>
      <w:ins w:id="253" w:author="ERAHEEM" w:date="2021-08-11T21:50:00Z">
        <w:r w:rsidRPr="005D78A8">
          <w:rPr>
            <w:rFonts w:ascii="Times New Roman" w:hAnsi="Times New Roman" w:cs="Times New Roman"/>
            <w:color w:val="000000"/>
            <w:sz w:val="24"/>
            <w:szCs w:val="24"/>
          </w:rPr>
          <w:t>that</w:t>
        </w:r>
      </w:ins>
      <w:r w:rsidRPr="005D78A8">
        <w:rPr>
          <w:rFonts w:ascii="Times New Roman" w:hAnsi="Times New Roman" w:cs="Times New Roman"/>
          <w:color w:val="000000"/>
          <w:sz w:val="24"/>
          <w:szCs w:val="24"/>
        </w:rPr>
        <w:t xml:space="preserve"> can reduce mortality and hospital stays for patients with COVID-19 and by preventing people with co-morbidities.</w:t>
      </w:r>
      <w:r w:rsidRPr="005D78A8">
        <w:rPr>
          <w:rFonts w:ascii="Times New Roman" w:hAnsi="Times New Roman" w:cs="Times New Roman"/>
          <w:sz w:val="24"/>
          <w:szCs w:val="24"/>
        </w:rPr>
        <w:t xml:space="preserve"> </w:t>
      </w:r>
      <w:r w:rsidRPr="005D78A8">
        <w:rPr>
          <w:rFonts w:ascii="Times New Roman" w:hAnsi="Times New Roman" w:cs="Times New Roman"/>
          <w:color w:val="000000"/>
          <w:sz w:val="24"/>
          <w:szCs w:val="24"/>
        </w:rPr>
        <w:t xml:space="preserve">This study reflects an increasing agreement in many national datasets and experiences with the risk variables related with CFR. Further investigations are required to understand the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pattern and the pathogenicity of the virus at the host level.</w:t>
      </w:r>
    </w:p>
    <w:p w14:paraId="1D480EE4" w14:textId="77777777" w:rsidR="00AC4FBD" w:rsidRPr="005D78A8" w:rsidRDefault="00AC4FBD" w:rsidP="001810E8">
      <w:pPr>
        <w:spacing w:after="0" w:line="240" w:lineRule="auto"/>
        <w:jc w:val="both"/>
        <w:rPr>
          <w:rFonts w:ascii="Times New Roman" w:eastAsia="Calibri" w:hAnsi="Times New Roman" w:cs="Times New Roman"/>
          <w:b/>
          <w:color w:val="000000"/>
          <w:sz w:val="24"/>
          <w:szCs w:val="24"/>
        </w:rPr>
      </w:pPr>
    </w:p>
    <w:p w14:paraId="70700F93" w14:textId="77777777" w:rsidR="00AC4FBD" w:rsidRPr="005D78A8" w:rsidRDefault="00282C34" w:rsidP="001810E8">
      <w:pPr>
        <w:spacing w:after="0" w:line="240" w:lineRule="auto"/>
        <w:jc w:val="both"/>
        <w:rPr>
          <w:rFonts w:ascii="Times New Roman" w:eastAsia="Calibri" w:hAnsi="Times New Roman" w:cs="Times New Roman"/>
          <w:b/>
          <w:bCs/>
          <w:color w:val="000000"/>
          <w:sz w:val="24"/>
          <w:szCs w:val="24"/>
        </w:rPr>
      </w:pPr>
      <w:r w:rsidRPr="005D78A8">
        <w:rPr>
          <w:rFonts w:ascii="Times New Roman" w:eastAsia="Calibri" w:hAnsi="Times New Roman" w:cs="Times New Roman"/>
          <w:b/>
          <w:bCs/>
          <w:color w:val="000000"/>
          <w:sz w:val="24"/>
          <w:szCs w:val="24"/>
        </w:rPr>
        <w:t xml:space="preserve">Reference </w:t>
      </w:r>
    </w:p>
    <w:p w14:paraId="161276F0"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323325">
        <w:rPr>
          <w:rFonts w:ascii="Times New Roman" w:hAnsi="Times New Roman" w:cs="Times New Roman"/>
          <w:noProof/>
          <w:sz w:val="24"/>
          <w:szCs w:val="24"/>
        </w:rPr>
        <w:t>[1]</w:t>
      </w:r>
      <w:r w:rsidRPr="00323325">
        <w:rPr>
          <w:rFonts w:ascii="Times New Roman" w:hAnsi="Times New Roman" w:cs="Times New Roman"/>
          <w:noProof/>
          <w:sz w:val="24"/>
          <w:szCs w:val="24"/>
        </w:rPr>
        <w:tab/>
        <w:t>Kushal SA, Amin YM, Mubassara L, Alam MM, Chakraborty PA. Managing SARS-CoV-2 outbreak challenges in psychiatric hospitals of Bangladesh. Public Heal Pract 2020;1:100041. https://doi.org/10.1016/j.puhip.2020.100041.</w:t>
      </w:r>
    </w:p>
    <w:p w14:paraId="5D69847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w:t>
      </w:r>
      <w:r w:rsidRPr="00323325">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2020;729:139090. https://doi.org/10.1016/j.scitotenv.2020.139090.</w:t>
      </w:r>
    </w:p>
    <w:p w14:paraId="340BBAA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w:t>
      </w:r>
      <w:r w:rsidRPr="00323325">
        <w:rPr>
          <w:rFonts w:ascii="Times New Roman" w:hAnsi="Times New Roman" w:cs="Times New Roman"/>
          <w:noProof/>
          <w:sz w:val="24"/>
          <w:szCs w:val="24"/>
        </w:rPr>
        <w:tab/>
        <w:t>Bashir MF, Ma B, Bilal, Komal B, Bashir MA, Tan D, et al. Correlation between climate indicators and COVID-19 pandemic in New York, USA. Sci Total Environ 2020;728:138835. https://doi.org/10.1016/j.scitotenv.2020.138835.</w:t>
      </w:r>
    </w:p>
    <w:p w14:paraId="41053279"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w:t>
      </w:r>
      <w:r w:rsidRPr="00323325">
        <w:rPr>
          <w:rFonts w:ascii="Times New Roman" w:hAnsi="Times New Roman" w:cs="Times New Roman"/>
          <w:noProof/>
          <w:sz w:val="24"/>
          <w:szCs w:val="24"/>
        </w:rPr>
        <w:tab/>
        <w:t>Tan J, Mu L, Huang J, Yu S, Chen B, Yin J. An initial investigation of the association between the SARS outbreak and weather: with the view of the environmental temperature and its variation. J Epidemiol Community Health 2005;59:186–92. https://doi.org/10.1136/jech.2004.020180.</w:t>
      </w:r>
    </w:p>
    <w:p w14:paraId="7F6E2B90"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w:t>
      </w:r>
      <w:r w:rsidRPr="00323325">
        <w:rPr>
          <w:rFonts w:ascii="Times New Roman" w:hAnsi="Times New Roman" w:cs="Times New Roman"/>
          <w:noProof/>
          <w:sz w:val="24"/>
          <w:szCs w:val="24"/>
        </w:rPr>
        <w:tab/>
        <w:t>Riddell S, Goldie S, Hill A, Eagles D, Drew TW. The effect of temperature on persistence of SARS-CoV-2 on common surfaces. Virol J 2020;17:145. https://doi.org/10.1186/s12985-020-01418-7.</w:t>
      </w:r>
    </w:p>
    <w:p w14:paraId="408A2AD3"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w:t>
      </w:r>
      <w:r w:rsidRPr="00323325">
        <w:rPr>
          <w:rFonts w:ascii="Times New Roman" w:hAnsi="Times New Roman" w:cs="Times New Roman"/>
          <w:noProof/>
          <w:sz w:val="24"/>
          <w:szCs w:val="24"/>
        </w:rPr>
        <w:tab/>
        <w:t>Bi P, Wang J, Hiller JE. Weather: driving force behind the transmission of severe acute respiratory syndrome in China? Intern Med J 2007;37:550–4. https://doi.org/10.1111/j.1445-5994.2007.01358.x.</w:t>
      </w:r>
    </w:p>
    <w:p w14:paraId="0F99AFB4"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[7]</w:t>
      </w:r>
      <w:r w:rsidRPr="00323325">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2013;18. https://doi.org/10.2807/1560-7917.ES2013.18.38.20590.</w:t>
      </w:r>
    </w:p>
    <w:p w14:paraId="15F6581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[8]</w:t>
      </w:r>
      <w:r w:rsidRPr="00323325">
        <w:rPr>
          <w:rFonts w:ascii="Times New Roman" w:hAnsi="Times New Roman" w:cs="Times New Roman"/>
          <w:noProof/>
          <w:sz w:val="24"/>
          <w:szCs w:val="24"/>
        </w:rPr>
        <w:tab/>
        <w:t xml:space="preserve">Park J, Son W, Ryu Y, Choi SB, Kwon O, Ahn I. Effects of temperature, humidity, </w:t>
      </w:r>
      <w:r w:rsidRPr="00323325">
        <w:rPr>
          <w:rFonts w:ascii="Times New Roman" w:hAnsi="Times New Roman" w:cs="Times New Roman"/>
          <w:noProof/>
          <w:sz w:val="24"/>
          <w:szCs w:val="24"/>
        </w:rPr>
        <w:lastRenderedPageBreak/>
        <w:t>and diurnal temperature range on influenza incidence in a temperate region. Influenza Other Respi Viruses 2020;14:11–8. https://doi.org/10.1111/irv.12682.</w:t>
      </w:r>
    </w:p>
    <w:p w14:paraId="269D6F8D"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[9]</w:t>
      </w:r>
      <w:r w:rsidRPr="00323325">
        <w:rPr>
          <w:rFonts w:ascii="Times New Roman" w:hAnsi="Times New Roman" w:cs="Times New Roman"/>
          <w:noProof/>
          <w:sz w:val="24"/>
          <w:szCs w:val="24"/>
        </w:rPr>
        <w:tab/>
        <w:t>Altamimi A, Ahmed AE. Climate factors and incidence of Middle East respiratory syndrome coronavirus. J Infect Public Health 2020;13:704–8. https://doi.org/10.1016/j.jiph.2019.11.011.</w:t>
      </w:r>
    </w:p>
    <w:p w14:paraId="00CD32DE"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[10]</w:t>
      </w:r>
      <w:r w:rsidRPr="00323325">
        <w:rPr>
          <w:rFonts w:ascii="Times New Roman" w:hAnsi="Times New Roman" w:cs="Times New Roman"/>
          <w:noProof/>
          <w:sz w:val="24"/>
          <w:szCs w:val="24"/>
        </w:rPr>
        <w:tab/>
        <w:t>Velavan TP, Meyer CG. The COVID‐19 epidemic. Trop Med Int Heal 2020;25:278–80. https://doi.org/10.1111/tmi.13383.</w:t>
      </w:r>
    </w:p>
    <w:p w14:paraId="5B251C6E"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[11]</w:t>
      </w:r>
      <w:r w:rsidRPr="00323325">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2020;729:139051. https://doi.org/10.1016/j.scitotenv.2020.139051.</w:t>
      </w:r>
    </w:p>
    <w:p w14:paraId="39C08121"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[12]</w:t>
      </w:r>
      <w:r w:rsidRPr="00323325">
        <w:rPr>
          <w:rFonts w:ascii="Times New Roman" w:hAnsi="Times New Roman" w:cs="Times New Roman"/>
          <w:noProof/>
          <w:sz w:val="24"/>
          <w:szCs w:val="24"/>
        </w:rPr>
        <w:tab/>
        <w:t>Chin AWH, Chu JTS, Perera MRA, Hui KPY, Yen H-L, Chan MCW, et al. Stability of SARS-CoV-2 in different environmental conditions. The Lancet Microbe 2020;1:e10. https://doi.org/10.1016/S2666-5247(20)30003-3.</w:t>
      </w:r>
    </w:p>
    <w:p w14:paraId="292693C6"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[13]</w:t>
      </w:r>
      <w:r w:rsidRPr="00323325">
        <w:rPr>
          <w:rFonts w:ascii="Times New Roman" w:hAnsi="Times New Roman" w:cs="Times New Roman"/>
          <w:noProof/>
          <w:sz w:val="24"/>
          <w:szCs w:val="24"/>
        </w:rPr>
        <w:tab/>
        <w:t>Liu J, Zhou J, Yao J, Zhang X, Li L, Xu X, et al. Impact of meteorological factors on the COVID-19 transmission: A multi-city study in China. Sci Total Environ 2020;726:138513. https://doi.org/10.1016/j.scitotenv.2020.138513.</w:t>
      </w:r>
    </w:p>
    <w:p w14:paraId="47FFE30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[14]</w:t>
      </w:r>
      <w:r w:rsidRPr="00323325">
        <w:rPr>
          <w:rFonts w:ascii="Times New Roman" w:hAnsi="Times New Roman" w:cs="Times New Roman"/>
          <w:noProof/>
          <w:sz w:val="24"/>
          <w:szCs w:val="24"/>
        </w:rPr>
        <w:tab/>
        <w:t>Ma Y, Zhao Y, Liu J, He X, Wang B, Fu S, et al. Effects of temperature variation and humidity on the death of COVID-19 in Wuhan, China. Sci Total Environ 2020;724:138226. https://doi.org/10.1016/j.scitotenv.2020.138226.</w:t>
      </w:r>
    </w:p>
    <w:p w14:paraId="3EB5640D"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[15]</w:t>
      </w:r>
      <w:r w:rsidRPr="00323325">
        <w:rPr>
          <w:rFonts w:ascii="Times New Roman" w:hAnsi="Times New Roman" w:cs="Times New Roman"/>
          <w:noProof/>
          <w:sz w:val="24"/>
          <w:szCs w:val="24"/>
        </w:rPr>
        <w:tab/>
        <w:t>Xie J, Zhu Y. Association between ambient temperature and COVID-19 infection in 122 cities from China. Sci Total Environ 2020;724:138201. https://doi.org/10.1016/j.scitotenv.2020.138201.</w:t>
      </w:r>
    </w:p>
    <w:p w14:paraId="4FCC1EC3"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[16]</w:t>
      </w:r>
      <w:r w:rsidRPr="00323325">
        <w:rPr>
          <w:rFonts w:ascii="Times New Roman" w:hAnsi="Times New Roman" w:cs="Times New Roman"/>
          <w:noProof/>
          <w:sz w:val="24"/>
          <w:szCs w:val="24"/>
        </w:rPr>
        <w:tab/>
        <w:t>He, Zonglin, Yiqiao Chin, Jian Huang, Yi He, Babatunde O. Akinwunmi, Shinning Yu, Casper J. P. Zhang  and WM. Meteorological factors and domestic new cases of coronavirus disease (COVID-19) in nine Asian cities: A time-series analysis. MedRxiv 2020. https://doi.org/10.1101/2020.04.15.20066613.</w:t>
      </w:r>
    </w:p>
    <w:p w14:paraId="64C50916"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[17]</w:t>
      </w:r>
      <w:r w:rsidRPr="00323325">
        <w:rPr>
          <w:rFonts w:ascii="Times New Roman" w:hAnsi="Times New Roman" w:cs="Times New Roman"/>
          <w:noProof/>
          <w:sz w:val="24"/>
          <w:szCs w:val="24"/>
        </w:rPr>
        <w:tab/>
        <w:t>Zahirul Islam M, Rutherford S, Phung D, Uzzaman MN, Baum S, Huda MM, et al. Correlates of Climate Variability and Dengue Fever in Two Metropolitan Cities in Bangladesh. Cureus 2018. https://doi.org/10.7759/cureus.3398.</w:t>
      </w:r>
    </w:p>
    <w:p w14:paraId="75FA808F" w14:textId="0565AF43"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[18]</w:t>
      </w:r>
      <w:r w:rsidRPr="00323325">
        <w:rPr>
          <w:rFonts w:ascii="Times New Roman" w:hAnsi="Times New Roman" w:cs="Times New Roman"/>
          <w:noProof/>
          <w:sz w:val="24"/>
          <w:szCs w:val="24"/>
        </w:rPr>
        <w:tab/>
        <w:t xml:space="preserve">Rahman MR, Lateh H. Climate change in Bangladesh: a </w:t>
      </w:r>
      <w:del w:id="254" w:author="ERAHEEM" w:date="2021-08-11T21:50:00Z">
        <w:r w:rsidR="00323325" w:rsidRPr="00323325">
          <w:rPr>
            <w:rFonts w:ascii="Times New Roman" w:hAnsi="Times New Roman" w:cs="Times New Roman"/>
            <w:noProof/>
            <w:sz w:val="24"/>
            <w:szCs w:val="24"/>
          </w:rPr>
          <w:delText>spatio</w:delText>
        </w:r>
      </w:del>
      <w:ins w:id="255" w:author="ERAHEEM" w:date="2021-08-11T21:50:00Z">
        <w:r w:rsidRPr="00323325">
          <w:rPr>
            <w:rFonts w:ascii="Times New Roman" w:hAnsi="Times New Roman" w:cs="Times New Roman"/>
            <w:noProof/>
            <w:sz w:val="24"/>
            <w:szCs w:val="24"/>
          </w:rPr>
          <w:t>Spatio</w:t>
        </w:r>
      </w:ins>
      <w:r w:rsidRPr="00323325">
        <w:rPr>
          <w:rFonts w:ascii="Times New Roman" w:hAnsi="Times New Roman" w:cs="Times New Roman"/>
          <w:noProof/>
          <w:sz w:val="24"/>
          <w:szCs w:val="24"/>
        </w:rPr>
        <w:t>-temporal analysis and simulation of recent temperature and rainfall data using GIS and time series analysis model. Theor Appl Climatol 2017;128:27–41. https://doi.org/10.1007/s00704-015-1688-3.</w:t>
      </w:r>
    </w:p>
    <w:p w14:paraId="2622D98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[19]</w:t>
      </w:r>
      <w:r w:rsidRPr="00323325">
        <w:rPr>
          <w:rFonts w:ascii="Times New Roman" w:hAnsi="Times New Roman" w:cs="Times New Roman"/>
          <w:noProof/>
          <w:sz w:val="24"/>
          <w:szCs w:val="24"/>
        </w:rPr>
        <w:tab/>
        <w:t>Prata DN, Rodrigues W, Bermejo PH. Temperature significantly changes COVID-19 transmission in (sub)tropical cities of Brazil. Sci Total Environ 2020;729:138862. https://doi.org/10.1016/j.scitotenv.2020.138862.</w:t>
      </w:r>
    </w:p>
    <w:p w14:paraId="2200A368"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[20]</w:t>
      </w:r>
      <w:r w:rsidRPr="00323325">
        <w:rPr>
          <w:rFonts w:ascii="Times New Roman" w:hAnsi="Times New Roman" w:cs="Times New Roman"/>
          <w:noProof/>
          <w:sz w:val="24"/>
          <w:szCs w:val="24"/>
        </w:rPr>
        <w:tab/>
        <w:t>Max Roser, Hannah Ritchie EO-O and JH. Coronavirus Pandemic (COVID-19) - Statistics and Research - Our World in Data 2020.</w:t>
      </w:r>
    </w:p>
    <w:p w14:paraId="0D899491"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[21]</w:t>
      </w:r>
      <w:r w:rsidRPr="00323325">
        <w:rPr>
          <w:rFonts w:ascii="Times New Roman" w:hAnsi="Times New Roman" w:cs="Times New Roman"/>
          <w:noProof/>
          <w:sz w:val="24"/>
          <w:szCs w:val="24"/>
        </w:rPr>
        <w:tab/>
        <w:t>Mohammadpour S, Torshizi Esfahani A, Halaji M, Lak M, Ranjbar R. An updated review of the association of host genetic factors with susceptibility and resistance to COVID-19. J Cell Physiol 2020. https://doi.org/10.1002/jcp.29868.</w:t>
      </w:r>
    </w:p>
    <w:p w14:paraId="72153299"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[22]</w:t>
      </w:r>
      <w:r w:rsidRPr="00323325">
        <w:rPr>
          <w:rFonts w:ascii="Times New Roman" w:hAnsi="Times New Roman" w:cs="Times New Roman"/>
          <w:noProof/>
          <w:sz w:val="24"/>
          <w:szCs w:val="24"/>
        </w:rPr>
        <w:tab/>
        <w:t>de Livera AM, Hyndman RJ, Snyder RD. Forecasting time series with complex seasonal patterns using exponential smoothing. J Am Stat Assoc 2011;106:1513–27. https://doi.org/10.1198/jasa.2011.tm09771.</w:t>
      </w:r>
    </w:p>
    <w:p w14:paraId="32431311"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[23]</w:t>
      </w:r>
      <w:r w:rsidRPr="00323325">
        <w:rPr>
          <w:rFonts w:ascii="Times New Roman" w:hAnsi="Times New Roman" w:cs="Times New Roman"/>
          <w:noProof/>
          <w:sz w:val="24"/>
          <w:szCs w:val="24"/>
        </w:rPr>
        <w:tab/>
        <w:t>Ostertagová E, Ostertag O. Forecasting using simple exponential smoothing method. Acta Electrotech Inform 2012;12. https://doi.org/10.2478/v10198-012-0034-2.</w:t>
      </w:r>
    </w:p>
    <w:p w14:paraId="523F33D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[24]</w:t>
      </w:r>
      <w:r w:rsidRPr="00323325">
        <w:rPr>
          <w:rFonts w:ascii="Times New Roman" w:hAnsi="Times New Roman" w:cs="Times New Roman"/>
          <w:noProof/>
          <w:sz w:val="24"/>
          <w:szCs w:val="24"/>
        </w:rPr>
        <w:tab/>
        <w:t>Maistor SI, Negrea R, Mocan ML, Turi A. Aspects of forecasting for the european automotive industry. Adv. Intell. Syst. Comput., vol. 357, Springer Verlag; 2016, p. 981–92. https://doi.org/10.1007/978-3-319-18416-6_78.</w:t>
      </w:r>
    </w:p>
    <w:p w14:paraId="5DB48F94"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[25]</w:t>
      </w:r>
      <w:r w:rsidRPr="00323325">
        <w:rPr>
          <w:rFonts w:ascii="Times New Roman" w:hAnsi="Times New Roman" w:cs="Times New Roman"/>
          <w:noProof/>
          <w:sz w:val="24"/>
          <w:szCs w:val="24"/>
        </w:rPr>
        <w:tab/>
        <w:t xml:space="preserve">Data T, All D, Athanasopoulos G, Ggally S, Utf- E, Gpl- L, et al. Package ‘fpp2’ </w:t>
      </w:r>
      <w:r w:rsidRPr="00323325">
        <w:rPr>
          <w:rFonts w:ascii="Times New Roman" w:hAnsi="Times New Roman" w:cs="Times New Roman"/>
          <w:noProof/>
          <w:sz w:val="24"/>
          <w:szCs w:val="24"/>
        </w:rPr>
        <w:lastRenderedPageBreak/>
        <w:t>2020:1–23.</w:t>
      </w:r>
    </w:p>
    <w:p w14:paraId="72F4FDC0"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[26]</w:t>
      </w:r>
      <w:r w:rsidRPr="00323325">
        <w:rPr>
          <w:rFonts w:ascii="Times New Roman" w:hAnsi="Times New Roman" w:cs="Times New Roman"/>
          <w:noProof/>
          <w:sz w:val="24"/>
          <w:szCs w:val="24"/>
        </w:rPr>
        <w:tab/>
        <w:t>Dyer O. Covid-19: Remdesivir has little or no impact on survival, WHO trial shows. BMJ 2020;371:m4057. https://doi.org/10.1136/bmj.m4057.</w:t>
      </w:r>
    </w:p>
    <w:p w14:paraId="3BB7988D"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[27]</w:t>
      </w:r>
      <w:r w:rsidRPr="00323325">
        <w:rPr>
          <w:rFonts w:ascii="Times New Roman" w:hAnsi="Times New Roman" w:cs="Times New Roman"/>
          <w:noProof/>
          <w:sz w:val="24"/>
          <w:szCs w:val="24"/>
        </w:rPr>
        <w:tab/>
        <w:t>Adhikari R, Agrawal RK. An Introductory Study on Time Series Modeling and Forecasting 2013.</w:t>
      </w:r>
    </w:p>
    <w:p w14:paraId="0D641EF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[28]</w:t>
      </w:r>
      <w:r w:rsidRPr="00323325">
        <w:rPr>
          <w:rFonts w:ascii="Times New Roman" w:hAnsi="Times New Roman" w:cs="Times New Roman"/>
          <w:noProof/>
          <w:sz w:val="24"/>
          <w:szCs w:val="24"/>
        </w:rPr>
        <w:tab/>
        <w:t>Papastefanopoulos V, Linardatos P, Kotsiantis S. COVID-19: A Comparison of Time Series Methods to Forecast Percentage of Active Cases per Population. Appl Sci 2020;10:3880. https://doi.org/10.3390/app10113880.</w:t>
      </w:r>
    </w:p>
    <w:p w14:paraId="55056125"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[29]</w:t>
      </w:r>
      <w:r w:rsidRPr="00323325">
        <w:rPr>
          <w:rFonts w:ascii="Times New Roman" w:hAnsi="Times New Roman" w:cs="Times New Roman"/>
          <w:noProof/>
          <w:sz w:val="24"/>
          <w:szCs w:val="24"/>
        </w:rPr>
        <w:tab/>
        <w:t>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2020.</w:t>
      </w:r>
    </w:p>
    <w:p w14:paraId="4A6C99BD"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[30]</w:t>
      </w:r>
      <w:r w:rsidRPr="00323325">
        <w:rPr>
          <w:rFonts w:ascii="Times New Roman" w:hAnsi="Times New Roman" w:cs="Times New Roman"/>
          <w:noProof/>
          <w:sz w:val="24"/>
          <w:szCs w:val="24"/>
        </w:rPr>
        <w:tab/>
        <w:t>Kongcharoen C, Kruangpradit T. Autoregressive Integrated Moving Average with Explanatory Variable (ARIMAX) Model for Thailand Export. 2013.</w:t>
      </w:r>
    </w:p>
    <w:p w14:paraId="4352C49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[31]</w:t>
      </w:r>
      <w:r w:rsidRPr="00323325">
        <w:rPr>
          <w:rFonts w:ascii="Times New Roman" w:hAnsi="Times New Roman" w:cs="Times New Roman"/>
          <w:noProof/>
          <w:sz w:val="24"/>
          <w:szCs w:val="24"/>
        </w:rPr>
        <w:tab/>
        <w:t>Letham B. Package “prophet” Title Automatic Forecasting Procedure 2019:1–16.</w:t>
      </w:r>
    </w:p>
    <w:p w14:paraId="594BF7DE"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[32]</w:t>
      </w:r>
      <w:r w:rsidRPr="00323325">
        <w:rPr>
          <w:rFonts w:ascii="Times New Roman" w:hAnsi="Times New Roman" w:cs="Times New Roman"/>
          <w:noProof/>
          <w:sz w:val="24"/>
          <w:szCs w:val="24"/>
        </w:rPr>
        <w:tab/>
        <w:t>Kumar N, Susan S. COVID-19 Pandemic Prediction using Time Series Forecasting Models. n.d.</w:t>
      </w:r>
    </w:p>
    <w:p w14:paraId="5270EFE4"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[33]</w:t>
      </w:r>
      <w:r w:rsidRPr="00323325">
        <w:rPr>
          <w:rFonts w:ascii="Times New Roman" w:hAnsi="Times New Roman" w:cs="Times New Roman"/>
          <w:noProof/>
          <w:sz w:val="24"/>
          <w:szCs w:val="24"/>
        </w:rPr>
        <w:tab/>
        <w:t>Samal KKR, Babu KS, Das SK, Acharaya A. Time series based air pollution forecasting using SARIMA and prophet model. ACM Int. Conf. Proceeding Ser., New York, New York, USA: Association for Computing Machinery; 2019, p. 80–5. https://doi.org/10.1145/3355402.3355417.</w:t>
      </w:r>
    </w:p>
    <w:p w14:paraId="51AFDB6A"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[34]</w:t>
      </w:r>
      <w:r w:rsidRPr="00323325">
        <w:rPr>
          <w:rFonts w:ascii="Times New Roman" w:hAnsi="Times New Roman" w:cs="Times New Roman"/>
          <w:noProof/>
          <w:sz w:val="24"/>
          <w:szCs w:val="24"/>
        </w:rPr>
        <w:tab/>
        <w:t>Hasan MN, Haider N, Stigler FL, Khan RA, McCoy D, Zumla A, et al. The Global Case-Fatality Rate of COVID-19 Has Been Declining Since May 2020. Am J Trop Med Hyg 2021. https://doi.org/10.4269/ajtmh.20-1496.</w:t>
      </w:r>
    </w:p>
    <w:p w14:paraId="62814653" w14:textId="29013EFD"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[35]</w:t>
      </w:r>
      <w:r w:rsidRPr="00323325">
        <w:rPr>
          <w:rFonts w:ascii="Times New Roman" w:hAnsi="Times New Roman" w:cs="Times New Roman"/>
          <w:noProof/>
          <w:sz w:val="24"/>
          <w:szCs w:val="24"/>
        </w:rPr>
        <w:tab/>
        <w:t>Yue S, Pilon P. A comparison of the power of the t</w:t>
      </w:r>
      <w:del w:id="256" w:author="ERAHEEM" w:date="2021-08-11T21:50:00Z">
        <w:r w:rsidR="00323325" w:rsidRPr="00323325">
          <w:rPr>
            <w:rFonts w:ascii="Times New Roman" w:hAnsi="Times New Roman" w:cs="Times New Roman"/>
            <w:noProof/>
            <w:sz w:val="24"/>
            <w:szCs w:val="24"/>
          </w:rPr>
          <w:delText xml:space="preserve"> </w:delText>
        </w:r>
      </w:del>
      <w:ins w:id="257" w:author="ERAHEEM" w:date="2021-08-11T21:50:00Z">
        <w:r w:rsidRPr="00323325">
          <w:rPr>
            <w:rFonts w:ascii="Times New Roman" w:hAnsi="Times New Roman" w:cs="Times New Roman"/>
            <w:noProof/>
            <w:sz w:val="24"/>
            <w:szCs w:val="24"/>
          </w:rPr>
          <w:t>-</w:t>
        </w:r>
      </w:ins>
      <w:r w:rsidRPr="00323325">
        <w:rPr>
          <w:rFonts w:ascii="Times New Roman" w:hAnsi="Times New Roman" w:cs="Times New Roman"/>
          <w:noProof/>
          <w:sz w:val="24"/>
          <w:szCs w:val="24"/>
        </w:rPr>
        <w:t>test, Mann-Kendall and bootstrap tests for trend detection / Une comparaison de la puissance des tests t de Student, de Mann-Kendall et du bootstrap pour la détection de tendance. Hydrol Sci J 2004;49:21–37. https://doi.org/10.1623/hysj.49.1.21.53996.</w:t>
      </w:r>
    </w:p>
    <w:p w14:paraId="1473CFA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[36]</w:t>
      </w:r>
      <w:r w:rsidRPr="00323325">
        <w:rPr>
          <w:rFonts w:ascii="Times New Roman" w:hAnsi="Times New Roman" w:cs="Times New Roman"/>
          <w:noProof/>
          <w:sz w:val="24"/>
          <w:szCs w:val="24"/>
        </w:rPr>
        <w:tab/>
        <w:t>Wang F, Shao W, Yu H, Kan G, He X, Zhang D, et al. Re-evaluation of the Power of the Mann-Kendall Test for Detecting Monotonic Trends in Hydrometeorological Time Series. Front Earth Sci 2020;8:14. https://doi.org/10.3389/feart.2020.00014.</w:t>
      </w:r>
    </w:p>
    <w:p w14:paraId="39F2B414"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[37]</w:t>
      </w:r>
      <w:r w:rsidRPr="00323325">
        <w:rPr>
          <w:rFonts w:ascii="Times New Roman" w:hAnsi="Times New Roman" w:cs="Times New Roman"/>
          <w:noProof/>
          <w:sz w:val="24"/>
          <w:szCs w:val="24"/>
        </w:rPr>
        <w:tab/>
        <w:t>Sen PK. Estimates of the Regression Coefficient Based on Kendall’s Tau. J Am Stat Assoc 1968. https://doi.org/10.1080/01621459.1968.10480934.</w:t>
      </w:r>
    </w:p>
    <w:p w14:paraId="2EF33EC1" w14:textId="3250129B"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[38]</w:t>
      </w:r>
      <w:r w:rsidRPr="00323325">
        <w:rPr>
          <w:rFonts w:ascii="Times New Roman" w:hAnsi="Times New Roman" w:cs="Times New Roman"/>
          <w:noProof/>
          <w:sz w:val="24"/>
          <w:szCs w:val="24"/>
        </w:rPr>
        <w:tab/>
        <w:t xml:space="preserve">Pohlert. Package </w:t>
      </w:r>
      <w:del w:id="258" w:author="ERAHEEM" w:date="2021-08-11T21:50:00Z">
        <w:r w:rsidR="00323325" w:rsidRPr="00323325">
          <w:rPr>
            <w:rFonts w:ascii="Times New Roman" w:hAnsi="Times New Roman" w:cs="Times New Roman"/>
            <w:noProof/>
            <w:sz w:val="24"/>
            <w:szCs w:val="24"/>
          </w:rPr>
          <w:delText>“</w:delText>
        </w:r>
      </w:del>
      <w:ins w:id="259" w:author="ERAHEEM" w:date="2021-08-11T21:50:00Z">
        <w:r w:rsidRPr="00323325">
          <w:rPr>
            <w:rFonts w:ascii="Times New Roman" w:hAnsi="Times New Roman" w:cs="Times New Roman"/>
            <w:noProof/>
            <w:sz w:val="24"/>
            <w:szCs w:val="24"/>
          </w:rPr>
          <w:t>"</w:t>
        </w:r>
      </w:ins>
      <w:r w:rsidRPr="00323325">
        <w:rPr>
          <w:rFonts w:ascii="Times New Roman" w:hAnsi="Times New Roman" w:cs="Times New Roman"/>
          <w:noProof/>
          <w:sz w:val="24"/>
          <w:szCs w:val="24"/>
        </w:rPr>
        <w:t>trend</w:t>
      </w:r>
      <w:del w:id="260" w:author="ERAHEEM" w:date="2021-08-11T21:50:00Z">
        <w:r w:rsidR="00323325" w:rsidRPr="00323325">
          <w:rPr>
            <w:rFonts w:ascii="Times New Roman" w:hAnsi="Times New Roman" w:cs="Times New Roman"/>
            <w:noProof/>
            <w:sz w:val="24"/>
            <w:szCs w:val="24"/>
          </w:rPr>
          <w:delText>.” Packag “</w:delText>
        </w:r>
      </w:del>
      <w:ins w:id="261" w:author="ERAHEEM" w:date="2021-08-11T21:50:00Z">
        <w:r w:rsidRPr="00323325">
          <w:rPr>
            <w:rFonts w:ascii="Times New Roman" w:hAnsi="Times New Roman" w:cs="Times New Roman"/>
            <w:noProof/>
            <w:sz w:val="24"/>
            <w:szCs w:val="24"/>
          </w:rPr>
          <w:t>." Package "</w:t>
        </w:r>
      </w:ins>
      <w:r w:rsidRPr="00323325">
        <w:rPr>
          <w:rFonts w:ascii="Times New Roman" w:hAnsi="Times New Roman" w:cs="Times New Roman"/>
          <w:noProof/>
          <w:sz w:val="24"/>
          <w:szCs w:val="24"/>
        </w:rPr>
        <w:t>Trend</w:t>
      </w:r>
      <w:del w:id="262" w:author="ERAHEEM" w:date="2021-08-11T21:50:00Z">
        <w:r w:rsidR="00323325" w:rsidRPr="00323325">
          <w:rPr>
            <w:rFonts w:ascii="Times New Roman" w:hAnsi="Times New Roman" w:cs="Times New Roman"/>
            <w:noProof/>
            <w:sz w:val="24"/>
            <w:szCs w:val="24"/>
          </w:rPr>
          <w:delText>”</w:delText>
        </w:r>
      </w:del>
      <w:ins w:id="263" w:author="ERAHEEM" w:date="2021-08-11T21:50:00Z">
        <w:r w:rsidRPr="00323325">
          <w:rPr>
            <w:rFonts w:ascii="Times New Roman" w:hAnsi="Times New Roman" w:cs="Times New Roman"/>
            <w:noProof/>
            <w:sz w:val="24"/>
            <w:szCs w:val="24"/>
          </w:rPr>
          <w:t>"</w:t>
        </w:r>
      </w:ins>
      <w:r w:rsidRPr="00323325">
        <w:rPr>
          <w:rFonts w:ascii="Times New Roman" w:hAnsi="Times New Roman" w:cs="Times New Roman"/>
          <w:noProof/>
          <w:sz w:val="24"/>
          <w:szCs w:val="24"/>
        </w:rPr>
        <w:t xml:space="preserve"> 2020:1–18.</w:t>
      </w:r>
    </w:p>
    <w:p w14:paraId="44BB43A3"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[39]</w:t>
      </w:r>
      <w:r w:rsidRPr="00323325">
        <w:rPr>
          <w:rFonts w:ascii="Times New Roman" w:hAnsi="Times New Roman" w:cs="Times New Roman"/>
          <w:noProof/>
          <w:sz w:val="24"/>
          <w:szCs w:val="24"/>
        </w:rPr>
        <w:tab/>
        <w:t>Almarashi A, Khan K. Bayesian Structural Time Series. Nanosci Nanotechnol Lett 2020;12:54–61. https://doi.org/10.1166/nnl.2020.3083.</w:t>
      </w:r>
    </w:p>
    <w:p w14:paraId="5F1E8FAB"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[40]</w:t>
      </w:r>
      <w:r w:rsidRPr="00323325">
        <w:rPr>
          <w:rFonts w:ascii="Times New Roman" w:hAnsi="Times New Roman" w:cs="Times New Roman"/>
          <w:noProof/>
          <w:sz w:val="24"/>
          <w:szCs w:val="24"/>
        </w:rPr>
        <w:tab/>
        <w:t>Jun S. Bayesian structural time series and regression modeling for sustainable technology management. Sustain 2019;11. https://doi.org/10.3390/su11184945.</w:t>
      </w:r>
    </w:p>
    <w:p w14:paraId="327A699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[41]</w:t>
      </w:r>
      <w:r w:rsidRPr="00323325">
        <w:rPr>
          <w:rFonts w:ascii="Times New Roman" w:hAnsi="Times New Roman" w:cs="Times New Roman"/>
          <w:noProof/>
          <w:sz w:val="24"/>
          <w:szCs w:val="24"/>
        </w:rPr>
        <w:tab/>
        <w:t>Kourentzes N, Petropoulos F. Forecasting with multivariate temporal aggregation: The case of promotional modelling. Int J Prod Econ 2016;181:145–53. https://doi.org/10.1016/j.ijpe.2015.09.011.</w:t>
      </w:r>
    </w:p>
    <w:p w14:paraId="1D3190D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[42]</w:t>
      </w:r>
      <w:r w:rsidRPr="00323325">
        <w:rPr>
          <w:rFonts w:ascii="Times New Roman" w:hAnsi="Times New Roman" w:cs="Times New Roman"/>
          <w:noProof/>
          <w:sz w:val="24"/>
          <w:szCs w:val="24"/>
        </w:rPr>
        <w:tab/>
        <w:t>Cribari-Neto F, Zeileis A. Beta regression in R. J Stat Softw 2010;34:1–24. https://doi.org/10.18637/jss.v034.i02.</w:t>
      </w:r>
    </w:p>
    <w:p w14:paraId="118F1AF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[43]</w:t>
      </w:r>
      <w:r w:rsidRPr="00323325">
        <w:rPr>
          <w:rFonts w:ascii="Times New Roman" w:hAnsi="Times New Roman" w:cs="Times New Roman"/>
          <w:noProof/>
          <w:sz w:val="24"/>
          <w:szCs w:val="24"/>
        </w:rPr>
        <w:tab/>
        <w:t>Ferrari SLP, Cribari-Neto F. Beta regression for modelling rates and proportions. J Appl Stat 2004;31:799–815. https://doi.org/10.1080/0266476042000214501.</w:t>
      </w:r>
    </w:p>
    <w:p w14:paraId="3A097348"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[44]</w:t>
      </w:r>
      <w:r w:rsidRPr="00323325">
        <w:rPr>
          <w:rFonts w:ascii="Times New Roman" w:hAnsi="Times New Roman" w:cs="Times New Roman"/>
          <w:noProof/>
          <w:sz w:val="24"/>
          <w:szCs w:val="24"/>
        </w:rPr>
        <w:tab/>
        <w:t>James G, Witten D, Hastie T, Tibshirani R. Springer Texts in Statistics An Introduction to Statistical Learning. n.d.</w:t>
      </w:r>
    </w:p>
    <w:p w14:paraId="179861EF"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[45]</w:t>
      </w:r>
      <w:r w:rsidRPr="00323325">
        <w:rPr>
          <w:rFonts w:ascii="Times New Roman" w:hAnsi="Times New Roman" w:cs="Times New Roman"/>
          <w:noProof/>
          <w:sz w:val="24"/>
          <w:szCs w:val="24"/>
        </w:rPr>
        <w:tab/>
        <w:t>Murphy NF, Stewart S, MacIntyre K, Capewell S, McMurray JJV. Seasonal variation in morbidity and mortality related to atrial fibrillation. Int J Cardiol 2004;97:283–8. https://doi.org/10.1016/j.ijcard.2004.03.041.</w:t>
      </w:r>
    </w:p>
    <w:p w14:paraId="4BF1B9F5"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lastRenderedPageBreak/>
        <w:t>[46]</w:t>
      </w:r>
      <w:r w:rsidRPr="00323325">
        <w:rPr>
          <w:rFonts w:ascii="Times New Roman" w:hAnsi="Times New Roman" w:cs="Times New Roman"/>
          <w:noProof/>
          <w:sz w:val="24"/>
          <w:szCs w:val="24"/>
        </w:rPr>
        <w:tab/>
        <w:t>LIN K, YEE-TAK FONG D, ZHU B, KARLBERG J. Environmental factors on the SARS epidemic: air temperature, passage of time and multiplicative effect of hospital infection. Epidemiol Infect 2006;134:223–30. https://doi.org/10.1017/S0950268805005054.</w:t>
      </w:r>
    </w:p>
    <w:p w14:paraId="1377C55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[47]</w:t>
      </w:r>
      <w:r w:rsidRPr="00323325">
        <w:rPr>
          <w:rFonts w:ascii="Times New Roman" w:hAnsi="Times New Roman" w:cs="Times New Roman"/>
          <w:noProof/>
          <w:sz w:val="24"/>
          <w:szCs w:val="24"/>
        </w:rPr>
        <w:tab/>
        <w:t>Chan KH, Peiris JSM, Lam SY, Poon LLM, Yuen KY, Seto WH. The Effects of Temperature and Relative Humidity on the Viability of the SARS Coronavirus. Adv Virol 2011;2011:1–7. https://doi.org/10.1155/2011/734690.</w:t>
      </w:r>
    </w:p>
    <w:p w14:paraId="74D9A20B"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[48]</w:t>
      </w:r>
      <w:r w:rsidRPr="00323325">
        <w:rPr>
          <w:rFonts w:ascii="Times New Roman" w:hAnsi="Times New Roman" w:cs="Times New Roman"/>
          <w:noProof/>
          <w:sz w:val="24"/>
          <w:szCs w:val="24"/>
        </w:rPr>
        <w:tab/>
        <w:t>Biswas PK, Islam MZ, Debnath NC, Yamage M. Modeling and Roles of Meteorological Factors in Outbreaks of Highly Pathogenic Avian Influenza H5N1. PLoS One 2014;9:e98471. https://doi.org/10.1371/journal.pone.0098471.</w:t>
      </w:r>
    </w:p>
    <w:p w14:paraId="5C2A763B"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[49]</w:t>
      </w:r>
      <w:r w:rsidRPr="00323325">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2013;18:20590. https://doi.org/10.2807/1560-7917.ES2013.18.38.20590.</w:t>
      </w:r>
    </w:p>
    <w:p w14:paraId="6406A78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[50]</w:t>
      </w:r>
      <w:r w:rsidRPr="00323325">
        <w:rPr>
          <w:rFonts w:ascii="Times New Roman" w:hAnsi="Times New Roman" w:cs="Times New Roman"/>
          <w:noProof/>
          <w:sz w:val="24"/>
          <w:szCs w:val="24"/>
        </w:rPr>
        <w:tab/>
        <w:t>Shi P, Dong Y, Yan H, Zhao C, Li X, Liu W, et al. Impact of temperature on the dynamics of the COVID-19 outbreak in China. Sci Total Environ 2020;728:138890. https://doi.org/10.1016/j.scitotenv.2020.138890.</w:t>
      </w:r>
    </w:p>
    <w:p w14:paraId="6E569833"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[51]</w:t>
      </w:r>
      <w:r w:rsidRPr="00323325">
        <w:rPr>
          <w:rFonts w:ascii="Times New Roman" w:hAnsi="Times New Roman" w:cs="Times New Roman"/>
          <w:noProof/>
          <w:sz w:val="24"/>
          <w:szCs w:val="24"/>
        </w:rPr>
        <w:tab/>
        <w:t>Wang J, Tang K, Feng K, Lv W. High Temperature and High Humidity Reduce the Transmission of COVID-19. SSRN Electron J 2020. https://doi.org/10.2139/ssrn.3551767.</w:t>
      </w:r>
    </w:p>
    <w:p w14:paraId="0B19BD6A"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[52]</w:t>
      </w:r>
      <w:r w:rsidRPr="00323325">
        <w:rPr>
          <w:rFonts w:ascii="Times New Roman" w:hAnsi="Times New Roman" w:cs="Times New Roman"/>
          <w:noProof/>
          <w:sz w:val="24"/>
          <w:szCs w:val="24"/>
        </w:rPr>
        <w:tab/>
        <w:t>Luo W, Majumder M, Liu D, Poirier C, Mandl K, Lipsitch M, et al. The role of absolute humidity on transmission rates of the COVID-19 outbreak. MedRxiv 2020:1–7. https://doi.org/10.1101/2020.02.12.20022467.</w:t>
      </w:r>
    </w:p>
    <w:p w14:paraId="758439B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[53]</w:t>
      </w:r>
      <w:r w:rsidRPr="00323325">
        <w:rPr>
          <w:rFonts w:ascii="Times New Roman" w:hAnsi="Times New Roman" w:cs="Times New Roman"/>
          <w:noProof/>
          <w:sz w:val="24"/>
          <w:szCs w:val="24"/>
        </w:rPr>
        <w:tab/>
        <w:t>Yao Y, Pan J, Liu Z, Meng X, Wang W, Kan H, et al. No association of COVID-19 transmission with temperature or UV radiation in Chinese cities. Eur Respir J 2020;55:2000517. https://doi.org/10.1183/13993003.00517-2020.</w:t>
      </w:r>
    </w:p>
    <w:p w14:paraId="6CA7E445"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[54]</w:t>
      </w:r>
      <w:r w:rsidRPr="00323325">
        <w:rPr>
          <w:rFonts w:ascii="Times New Roman" w:hAnsi="Times New Roman" w:cs="Times New Roman"/>
          <w:noProof/>
          <w:sz w:val="24"/>
          <w:szCs w:val="24"/>
        </w:rPr>
        <w:tab/>
        <w:t>Jinjarak Y, Ahmed R, Nair-Desai S, Xin W, Aizenman J. Accounting for Global COVID-19 Diffusion Patterns, January–April 2020. Econ Disasters Clim Chang 2020;4:515–59. https://doi.org/10.1007/s41885-020-00071-2.</w:t>
      </w:r>
    </w:p>
    <w:p w14:paraId="7FED186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[55]</w:t>
      </w:r>
      <w:r w:rsidRPr="00323325">
        <w:rPr>
          <w:rFonts w:ascii="Times New Roman" w:hAnsi="Times New Roman" w:cs="Times New Roman"/>
          <w:noProof/>
          <w:sz w:val="24"/>
          <w:szCs w:val="24"/>
        </w:rPr>
        <w:tab/>
        <w:t>Gomez-Barroso D, León-Gómez I, Delgado-Sanz C, Larrauri A. Climatic Factors and Influenza Transmission, Spain, 2010–2015. Int J Environ Res Public Health 2017;14:1469. https://doi.org/10.3390/ijerph14121469.</w:t>
      </w:r>
    </w:p>
    <w:p w14:paraId="45CD686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[56]</w:t>
      </w:r>
      <w:r w:rsidRPr="00323325">
        <w:rPr>
          <w:rFonts w:ascii="Times New Roman" w:hAnsi="Times New Roman" w:cs="Times New Roman"/>
          <w:noProof/>
          <w:sz w:val="24"/>
          <w:szCs w:val="24"/>
        </w:rPr>
        <w:tab/>
        <w:t>Lopez D, Gunasekaran M, Murugan BS, Kaur H, Abbas KM. Spatial big data analytics of influenza epidemic in Vellore, India. 2014 IEEE Int. Conf. Big Data (Big Data), IEEE; 2014, p. 19–24. https://doi.org/10.1109/BigData.2014.7004422.</w:t>
      </w:r>
    </w:p>
    <w:p w14:paraId="742B1A8C"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[57]</w:t>
      </w:r>
      <w:r w:rsidRPr="00323325">
        <w:rPr>
          <w:rFonts w:ascii="Times New Roman" w:hAnsi="Times New Roman" w:cs="Times New Roman"/>
          <w:noProof/>
          <w:sz w:val="24"/>
          <w:szCs w:val="24"/>
        </w:rPr>
        <w:tab/>
        <w:t>Mahamat A, Dussart P, Bouix A, Carvalho L, Eltges F, Matheus S, Miller M.A, Quenel P VC. Climatic drivers of seasonal influenza epidemics in French Guiana. J Infect 2013;67:141–7.</w:t>
      </w:r>
    </w:p>
    <w:p w14:paraId="34A6529D"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[58]</w:t>
      </w:r>
      <w:r w:rsidRPr="00323325">
        <w:rPr>
          <w:rFonts w:ascii="Times New Roman" w:hAnsi="Times New Roman" w:cs="Times New Roman"/>
          <w:noProof/>
          <w:sz w:val="24"/>
          <w:szCs w:val="24"/>
        </w:rPr>
        <w:tab/>
        <w:t>da Silva PG, Nascimento MSJ, Soares RRG, Sousa SIV, Mesquita JR. Airborne spread of infectious SARS-CoV-2: Moving forward using lessons from SARS-CoV and MERS-CoV. Sci Total Environ 2021;764:142802. https://doi.org/10.1016/j.scitotenv.2020.142802.</w:t>
      </w:r>
    </w:p>
    <w:p w14:paraId="6BBC1E49"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[59]</w:t>
      </w:r>
      <w:r w:rsidRPr="00323325">
        <w:rPr>
          <w:rFonts w:ascii="Times New Roman" w:hAnsi="Times New Roman" w:cs="Times New Roman"/>
          <w:noProof/>
          <w:sz w:val="24"/>
          <w:szCs w:val="24"/>
        </w:rPr>
        <w:tab/>
        <w:t>Jones RM, Brosseau LM. Aerosol Transmission of Infectious Disease. J Occup Environ Med 2015;57:501–8. https://doi.org/10.1097/JOM.0000000000000448.</w:t>
      </w:r>
    </w:p>
    <w:p w14:paraId="2AE2BAC6"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[60]</w:t>
      </w:r>
      <w:r w:rsidRPr="00323325">
        <w:rPr>
          <w:rFonts w:ascii="Times New Roman" w:hAnsi="Times New Roman" w:cs="Times New Roman"/>
          <w:noProof/>
          <w:sz w:val="24"/>
          <w:szCs w:val="24"/>
        </w:rPr>
        <w:tab/>
        <w:t>Wei J-T, Liu Y-X, Zhu Y-C, Qian J, Ye R-Z, Li C-Y, et al. Impacts of transportation and meteorological factors on the transmission of COVID-19. Int J Hyg Environ Health 2020;230:113610. https://doi.org/10.1016/j.ijheh.2020.113610.</w:t>
      </w:r>
    </w:p>
    <w:p w14:paraId="57241944"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[61]</w:t>
      </w:r>
      <w:r w:rsidRPr="00323325">
        <w:rPr>
          <w:rFonts w:ascii="Times New Roman" w:hAnsi="Times New Roman" w:cs="Times New Roman"/>
          <w:noProof/>
          <w:sz w:val="24"/>
          <w:szCs w:val="24"/>
        </w:rPr>
        <w:tab/>
        <w:t>Zhang Z, Xue T, Jin X. Effects of meteorological conditions and air pollution on COVID-19 transmission: Evidence from 219 Chinese cities. Sci Total Environ 2020;741:140244. https://doi.org/10.1016/j.scitotenv.2020.140244.</w:t>
      </w:r>
    </w:p>
    <w:p w14:paraId="1EEA2FA7"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lastRenderedPageBreak/>
        <w:t>[62]</w:t>
      </w:r>
      <w:r w:rsidRPr="00323325">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2020;188:109819. https://doi.org/10.1016/j.envres.2020.109819.</w:t>
      </w:r>
    </w:p>
    <w:p w14:paraId="1932ED5E"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[63]</w:t>
      </w:r>
      <w:r w:rsidRPr="00323325">
        <w:rPr>
          <w:rFonts w:ascii="Times New Roman" w:hAnsi="Times New Roman" w:cs="Times New Roman"/>
          <w:noProof/>
          <w:sz w:val="24"/>
          <w:szCs w:val="24"/>
        </w:rPr>
        <w:tab/>
        <w:t>van Doremalen N, Bushmaker T, Morris DH, Holbrook MG, Gamble A, Williamson BN, et al. Aerosol and surface stability of SARS-CoV-2 as compared with SARS-CoV-1. N Engl J Med 2020.</w:t>
      </w:r>
    </w:p>
    <w:p w14:paraId="51C8DE81"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[64]</w:t>
      </w:r>
      <w:r w:rsidRPr="00323325">
        <w:rPr>
          <w:rFonts w:ascii="Times New Roman" w:hAnsi="Times New Roman" w:cs="Times New Roman"/>
          <w:noProof/>
          <w:sz w:val="24"/>
          <w:szCs w:val="24"/>
        </w:rPr>
        <w:tab/>
        <w:t>Méndez-Arriaga F. The temperature and regional climate effects on communitarian COVID-19 contagion in Mexico throughout phase 1. Sci Total Environ 2020;735:139560. https://doi.org/10.1016/j.scitotenv.2020.139560.</w:t>
      </w:r>
    </w:p>
    <w:p w14:paraId="220CCCE9"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[65]</w:t>
      </w:r>
      <w:r w:rsidRPr="00323325">
        <w:rPr>
          <w:rFonts w:ascii="Times New Roman" w:hAnsi="Times New Roman" w:cs="Times New Roman"/>
          <w:noProof/>
          <w:sz w:val="24"/>
          <w:szCs w:val="24"/>
        </w:rPr>
        <w:tab/>
        <w:t>Iftikhar H, Rind M. Forecasting daily COVID-19 confirmed, deaths and recovered cases using univariate time series models: A case of Pakistan study. MedRxiv 2020:2020.09.20.20198150.</w:t>
      </w:r>
    </w:p>
    <w:p w14:paraId="601DDC83"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323325">
        <w:rPr>
          <w:rFonts w:ascii="Times New Roman" w:hAnsi="Times New Roman" w:cs="Times New Roman"/>
          <w:noProof/>
          <w:sz w:val="24"/>
          <w:szCs w:val="24"/>
        </w:rPr>
        <w:t>[66]</w:t>
      </w:r>
      <w:r w:rsidRPr="00323325">
        <w:rPr>
          <w:rFonts w:ascii="Times New Roman" w:hAnsi="Times New Roman" w:cs="Times New Roman"/>
          <w:noProof/>
          <w:sz w:val="24"/>
          <w:szCs w:val="24"/>
        </w:rPr>
        <w:tab/>
        <w:t>Green MS, Peer V, Schwartz N, Nitzan D. The confounded crude case-fatality rates (CFR) for COVID-19 hide more than they reveal—a comparison of age-specific and age-adjusted CFRs between seven countries. PLoS One 2020;15:e0241031. https://doi.org/10.1371/journal.pone.0241031.</w:t>
      </w:r>
    </w:p>
    <w:p w14:paraId="74A16D92" w14:textId="77777777" w:rsidR="00323325" w:rsidRPr="00323325" w:rsidRDefault="00282C34" w:rsidP="00323325">
      <w:pPr>
        <w:widowControl w:val="0"/>
        <w:autoSpaceDE w:val="0"/>
        <w:autoSpaceDN w:val="0"/>
        <w:adjustRightInd w:val="0"/>
        <w:spacing w:after="0" w:line="240" w:lineRule="auto"/>
        <w:ind w:left="640" w:hanging="640"/>
        <w:rPr>
          <w:rFonts w:ascii="Times New Roman" w:hAnsi="Times New Roman" w:cs="Times New Roman"/>
          <w:noProof/>
          <w:sz w:val="24"/>
        </w:rPr>
      </w:pPr>
      <w:r w:rsidRPr="00323325">
        <w:rPr>
          <w:rFonts w:ascii="Times New Roman" w:hAnsi="Times New Roman" w:cs="Times New Roman"/>
          <w:noProof/>
          <w:sz w:val="24"/>
          <w:szCs w:val="24"/>
        </w:rPr>
        <w:t>[67]</w:t>
      </w:r>
      <w:r w:rsidRPr="00323325">
        <w:rPr>
          <w:rFonts w:ascii="Times New Roman" w:hAnsi="Times New Roman" w:cs="Times New Roman"/>
          <w:noProof/>
          <w:sz w:val="24"/>
          <w:szCs w:val="24"/>
        </w:rPr>
        <w:tab/>
        <w:t>Dexamethasone in Hospitalized Patients with Covid-19. N Engl J Med 2021;384:693–704. https://doi.org/10.1056/NEJMoa2021436.</w:t>
      </w:r>
    </w:p>
    <w:p w14:paraId="6FF56E07" w14:textId="77777777" w:rsidR="005D0150" w:rsidRDefault="00282C34" w:rsidP="001810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58AE347" w14:textId="77777777" w:rsidR="00473C98" w:rsidRDefault="00473C98" w:rsidP="001810E8">
      <w:pPr>
        <w:spacing w:after="0" w:line="240" w:lineRule="auto"/>
        <w:jc w:val="both"/>
        <w:rPr>
          <w:rFonts w:ascii="Times New Roman" w:hAnsi="Times New Roman" w:cs="Times New Roman"/>
          <w:sz w:val="24"/>
          <w:szCs w:val="24"/>
        </w:rPr>
      </w:pPr>
    </w:p>
    <w:p w14:paraId="2C3DE174" w14:textId="77777777" w:rsidR="00473C98" w:rsidRDefault="00473C98" w:rsidP="001810E8">
      <w:pPr>
        <w:spacing w:after="0" w:line="240" w:lineRule="auto"/>
        <w:jc w:val="both"/>
        <w:rPr>
          <w:rFonts w:ascii="Times New Roman" w:hAnsi="Times New Roman" w:cs="Times New Roman"/>
          <w:sz w:val="24"/>
          <w:szCs w:val="24"/>
        </w:rPr>
      </w:pPr>
    </w:p>
    <w:p w14:paraId="5CFEDDA1" w14:textId="77777777" w:rsidR="00473C98" w:rsidRPr="008A3AC7" w:rsidRDefault="00282C34" w:rsidP="001810E8">
      <w:pPr>
        <w:spacing w:after="0" w:line="240" w:lineRule="auto"/>
        <w:jc w:val="center"/>
        <w:rPr>
          <w:rFonts w:ascii="Times New Roman" w:hAnsi="Times New Roman" w:cs="Times New Roman"/>
          <w:b/>
          <w:bCs/>
          <w:color w:val="000000"/>
          <w:sz w:val="24"/>
          <w:szCs w:val="24"/>
        </w:rPr>
      </w:pPr>
      <w:r w:rsidRPr="008A3AC7">
        <w:rPr>
          <w:rFonts w:ascii="Times New Roman" w:hAnsi="Times New Roman" w:cs="Times New Roman"/>
          <w:b/>
          <w:bCs/>
          <w:color w:val="000000"/>
          <w:sz w:val="24"/>
          <w:szCs w:val="24"/>
        </w:rPr>
        <w:t>Tables and figures</w:t>
      </w:r>
    </w:p>
    <w:p w14:paraId="3889560F" w14:textId="77777777" w:rsidR="00473C98" w:rsidRPr="008A3AC7" w:rsidRDefault="00282C34" w:rsidP="001810E8">
      <w:pPr>
        <w:spacing w:after="0" w:line="240" w:lineRule="auto"/>
        <w:rPr>
          <w:rFonts w:ascii="Times New Roman" w:hAnsi="Times New Roman" w:cs="Times New Roman"/>
          <w:bCs/>
          <w:iCs/>
          <w:color w:val="000000"/>
          <w:sz w:val="24"/>
          <w:szCs w:val="24"/>
        </w:rPr>
      </w:pPr>
      <w:bookmarkStart w:id="264" w:name="_Hlk60788798"/>
      <w:r w:rsidRPr="008A3AC7">
        <w:rPr>
          <w:rFonts w:ascii="Times New Roman" w:hAnsi="Times New Roman" w:cs="Times New Roman"/>
          <w:b/>
          <w:iCs/>
          <w:color w:val="000000"/>
          <w:sz w:val="24"/>
          <w:szCs w:val="24"/>
        </w:rPr>
        <w:t>Table 1.</w:t>
      </w:r>
      <w:r w:rsidRPr="008A3AC7">
        <w:rPr>
          <w:rFonts w:ascii="Times New Roman" w:hAnsi="Times New Roman" w:cs="Times New Roman"/>
          <w:bCs/>
          <w:iCs/>
          <w:color w:val="000000"/>
          <w:sz w:val="24"/>
          <w:szCs w:val="24"/>
        </w:rPr>
        <w:t xml:space="preserve"> The summary of Simple Exponential Smoothing (SES), Auto-Regressive Integrated Moving Average (ARIMA), Autoregressive Integrated Moving Average with Explanatory Variables (ARIMAX), Bayesian Structural Time Series (BSTS), Automatic forecasting time-series model (Prophet), Mann-Kendall (M-K) trend and Sen’s slope analysis.</w:t>
      </w:r>
    </w:p>
    <w:p w14:paraId="07B75EDC" w14:textId="77777777" w:rsidR="00473C98" w:rsidRPr="008A3AC7" w:rsidRDefault="00473C98" w:rsidP="001810E8">
      <w:pPr>
        <w:spacing w:after="0" w:line="240" w:lineRule="auto"/>
        <w:jc w:val="center"/>
        <w:rPr>
          <w:rFonts w:ascii="Times New Roman" w:hAnsi="Times New Roman" w:cs="Times New Roman"/>
          <w:bCs/>
          <w:iCs/>
          <w:color w:val="000000"/>
          <w:sz w:val="24"/>
          <w:szCs w:val="24"/>
        </w:rPr>
      </w:pPr>
    </w:p>
    <w:tbl>
      <w:tblPr>
        <w:tblW w:w="5000" w:type="pct"/>
        <w:tblBorders>
          <w:top w:val="single" w:sz="4" w:space="0" w:color="auto"/>
        </w:tblBorders>
        <w:tblLook w:val="04A0" w:firstRow="1" w:lastRow="0" w:firstColumn="1" w:lastColumn="0" w:noHBand="0" w:noVBand="1"/>
      </w:tblPr>
      <w:tblGrid>
        <w:gridCol w:w="5447"/>
        <w:gridCol w:w="1469"/>
        <w:gridCol w:w="1334"/>
        <w:gridCol w:w="776"/>
      </w:tblGrid>
      <w:tr w:rsidR="00A425BC" w14:paraId="54D68210" w14:textId="77777777" w:rsidTr="004055D3">
        <w:tc>
          <w:tcPr>
            <w:tcW w:w="3017" w:type="pct"/>
            <w:tcBorders>
              <w:top w:val="single" w:sz="4" w:space="0" w:color="auto"/>
              <w:bottom w:val="single" w:sz="4" w:space="0" w:color="auto"/>
            </w:tcBorders>
            <w:shd w:val="clear" w:color="auto" w:fill="auto"/>
          </w:tcPr>
          <w:p w14:paraId="20BED67F"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br w:type="page"/>
              <w:t>Method &amp; Period</w:t>
            </w:r>
          </w:p>
        </w:tc>
        <w:tc>
          <w:tcPr>
            <w:tcW w:w="814" w:type="pct"/>
            <w:tcBorders>
              <w:top w:val="single" w:sz="4" w:space="0" w:color="auto"/>
              <w:bottom w:val="single" w:sz="4" w:space="0" w:color="auto"/>
            </w:tcBorders>
            <w:shd w:val="clear" w:color="auto" w:fill="auto"/>
          </w:tcPr>
          <w:p w14:paraId="54377EEE"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R</w:t>
            </w:r>
            <w:r w:rsidRPr="008A3AC7">
              <w:rPr>
                <w:rFonts w:ascii="Times New Roman" w:hAnsi="Times New Roman" w:cs="Times New Roman"/>
                <w:b/>
                <w:bCs/>
                <w:sz w:val="24"/>
                <w:szCs w:val="24"/>
                <w:vertAlign w:val="superscript"/>
              </w:rPr>
              <w:t>2</w:t>
            </w:r>
          </w:p>
        </w:tc>
        <w:tc>
          <w:tcPr>
            <w:tcW w:w="739" w:type="pct"/>
            <w:tcBorders>
              <w:top w:val="single" w:sz="4" w:space="0" w:color="auto"/>
              <w:bottom w:val="single" w:sz="4" w:space="0" w:color="auto"/>
            </w:tcBorders>
            <w:shd w:val="clear" w:color="auto" w:fill="auto"/>
          </w:tcPr>
          <w:p w14:paraId="700D6486"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RMSE</w:t>
            </w:r>
          </w:p>
        </w:tc>
        <w:tc>
          <w:tcPr>
            <w:tcW w:w="430" w:type="pct"/>
            <w:tcBorders>
              <w:top w:val="single" w:sz="4" w:space="0" w:color="auto"/>
              <w:bottom w:val="single" w:sz="4" w:space="0" w:color="auto"/>
            </w:tcBorders>
            <w:shd w:val="clear" w:color="auto" w:fill="auto"/>
          </w:tcPr>
          <w:p w14:paraId="4CD65061"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MAE</w:t>
            </w:r>
          </w:p>
        </w:tc>
      </w:tr>
      <w:tr w:rsidR="00A425BC" w14:paraId="25DD8FD4" w14:textId="77777777" w:rsidTr="004055D3">
        <w:tc>
          <w:tcPr>
            <w:tcW w:w="5000" w:type="pct"/>
            <w:gridSpan w:val="4"/>
            <w:tcBorders>
              <w:top w:val="single" w:sz="4" w:space="0" w:color="auto"/>
            </w:tcBorders>
            <w:shd w:val="clear" w:color="auto" w:fill="auto"/>
          </w:tcPr>
          <w:p w14:paraId="44487E13" w14:textId="77777777" w:rsidR="00473C98" w:rsidRPr="008A3AC7" w:rsidRDefault="00473C98" w:rsidP="001810E8">
            <w:pPr>
              <w:spacing w:after="0" w:line="240" w:lineRule="auto"/>
              <w:jc w:val="center"/>
              <w:rPr>
                <w:rFonts w:ascii="Times New Roman" w:hAnsi="Times New Roman" w:cs="Times New Roman"/>
                <w:b/>
                <w:bCs/>
                <w:i/>
                <w:iCs/>
                <w:sz w:val="24"/>
                <w:szCs w:val="24"/>
              </w:rPr>
            </w:pPr>
          </w:p>
          <w:p w14:paraId="2C1965B6" w14:textId="77777777" w:rsidR="00473C98" w:rsidRPr="008A3AC7" w:rsidRDefault="00282C34" w:rsidP="001810E8">
            <w:pPr>
              <w:spacing w:after="0" w:line="240" w:lineRule="auto"/>
              <w:rPr>
                <w:rFonts w:ascii="Times New Roman" w:hAnsi="Times New Roman" w:cs="Times New Roman"/>
                <w:b/>
                <w:bCs/>
                <w:i/>
                <w:iCs/>
                <w:sz w:val="24"/>
                <w:szCs w:val="24"/>
              </w:rPr>
            </w:pPr>
            <w:r w:rsidRPr="008A3AC7">
              <w:rPr>
                <w:rFonts w:ascii="Times New Roman" w:hAnsi="Times New Roman" w:cs="Times New Roman"/>
                <w:b/>
                <w:bCs/>
                <w:i/>
                <w:iCs/>
                <w:sz w:val="24"/>
                <w:szCs w:val="24"/>
              </w:rPr>
              <w:t>Simple Exponential Smoothing</w:t>
            </w:r>
          </w:p>
          <w:p w14:paraId="655FC38B" w14:textId="77777777" w:rsidR="00473C98" w:rsidRPr="008A3AC7" w:rsidRDefault="00473C98" w:rsidP="001810E8">
            <w:pPr>
              <w:spacing w:after="0" w:line="240" w:lineRule="auto"/>
              <w:jc w:val="center"/>
              <w:rPr>
                <w:rFonts w:ascii="Times New Roman" w:hAnsi="Times New Roman" w:cs="Times New Roman"/>
                <w:b/>
                <w:bCs/>
                <w:sz w:val="24"/>
                <w:szCs w:val="24"/>
              </w:rPr>
            </w:pPr>
          </w:p>
        </w:tc>
      </w:tr>
      <w:tr w:rsidR="00A425BC" w14:paraId="27BC2486" w14:textId="77777777" w:rsidTr="004055D3">
        <w:tc>
          <w:tcPr>
            <w:tcW w:w="3017" w:type="pct"/>
            <w:shd w:val="clear" w:color="auto" w:fill="auto"/>
          </w:tcPr>
          <w:p w14:paraId="3FE373CF"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tc>
        <w:tc>
          <w:tcPr>
            <w:tcW w:w="814" w:type="pct"/>
            <w:shd w:val="clear" w:color="auto" w:fill="auto"/>
          </w:tcPr>
          <w:p w14:paraId="13DEA418"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95.29%</w:t>
            </w:r>
          </w:p>
        </w:tc>
        <w:tc>
          <w:tcPr>
            <w:tcW w:w="739" w:type="pct"/>
            <w:shd w:val="clear" w:color="auto" w:fill="auto"/>
          </w:tcPr>
          <w:p w14:paraId="5F49E2AA"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0.02</w:t>
            </w:r>
          </w:p>
        </w:tc>
        <w:tc>
          <w:tcPr>
            <w:tcW w:w="430" w:type="pct"/>
            <w:shd w:val="clear" w:color="auto" w:fill="auto"/>
          </w:tcPr>
          <w:p w14:paraId="30898B92"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0.01</w:t>
            </w:r>
          </w:p>
        </w:tc>
      </w:tr>
      <w:tr w:rsidR="00A425BC" w14:paraId="3F3449F8" w14:textId="77777777" w:rsidTr="004055D3">
        <w:tc>
          <w:tcPr>
            <w:tcW w:w="3017" w:type="pct"/>
            <w:shd w:val="clear" w:color="auto" w:fill="auto"/>
          </w:tcPr>
          <w:p w14:paraId="77D20344"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4ED438B2"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739" w:type="pct"/>
            <w:shd w:val="clear" w:color="auto" w:fill="auto"/>
          </w:tcPr>
          <w:p w14:paraId="3E8FDB35"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430" w:type="pct"/>
            <w:shd w:val="clear" w:color="auto" w:fill="auto"/>
          </w:tcPr>
          <w:p w14:paraId="2FD9523A"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A425BC" w14:paraId="7B0E2E8B" w14:textId="77777777" w:rsidTr="004055D3">
        <w:tc>
          <w:tcPr>
            <w:tcW w:w="5000" w:type="pct"/>
            <w:gridSpan w:val="4"/>
            <w:shd w:val="clear" w:color="auto" w:fill="auto"/>
          </w:tcPr>
          <w:p w14:paraId="54069332" w14:textId="77777777" w:rsidR="00473C98" w:rsidRPr="008A3AC7" w:rsidRDefault="00282C34"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Auto-Regressive Integrated Moving Average</w:t>
            </w:r>
          </w:p>
          <w:p w14:paraId="1B49D8C8" w14:textId="77777777" w:rsidR="00473C98" w:rsidRPr="008A3AC7" w:rsidRDefault="00473C98" w:rsidP="001810E8">
            <w:pPr>
              <w:spacing w:after="0" w:line="240" w:lineRule="auto"/>
              <w:jc w:val="center"/>
              <w:rPr>
                <w:rFonts w:ascii="Times New Roman" w:hAnsi="Times New Roman" w:cs="Times New Roman"/>
                <w:b/>
                <w:sz w:val="24"/>
                <w:szCs w:val="24"/>
              </w:rPr>
            </w:pPr>
          </w:p>
        </w:tc>
      </w:tr>
      <w:tr w:rsidR="00A425BC" w14:paraId="66223C46" w14:textId="77777777" w:rsidTr="004055D3">
        <w:tc>
          <w:tcPr>
            <w:tcW w:w="3017" w:type="pct"/>
            <w:shd w:val="clear" w:color="auto" w:fill="auto"/>
          </w:tcPr>
          <w:p w14:paraId="6A1C8C0B" w14:textId="77777777" w:rsidR="00473C98" w:rsidRPr="008A3AC7" w:rsidRDefault="00282C34" w:rsidP="001810E8">
            <w:pPr>
              <w:spacing w:after="0" w:line="240" w:lineRule="auto"/>
              <w:jc w:val="center"/>
              <w:rPr>
                <w:rFonts w:ascii="Times New Roman" w:eastAsia="Times New Roman" w:hAnsi="Times New Roman" w:cs="Times New Roman"/>
                <w:color w:val="000000"/>
                <w:sz w:val="24"/>
                <w:szCs w:val="24"/>
                <w:bdr w:val="none" w:sz="0" w:space="0" w:color="auto" w:frame="1"/>
                <w:lang w:eastAsia="en-GB"/>
              </w:rPr>
            </w:pPr>
            <w:r w:rsidRPr="008A3AC7">
              <w:rPr>
                <w:rFonts w:ascii="Times New Roman" w:hAnsi="Times New Roman" w:cs="Times New Roman"/>
                <w:sz w:val="24"/>
                <w:szCs w:val="24"/>
              </w:rPr>
              <w:t xml:space="preserve">Overall </w:t>
            </w:r>
            <w:r w:rsidRPr="008A3AC7">
              <w:rPr>
                <w:rFonts w:ascii="Times New Roman" w:eastAsia="Times New Roman" w:hAnsi="Times New Roman" w:cs="Times New Roman"/>
                <w:color w:val="000000"/>
                <w:sz w:val="24"/>
                <w:szCs w:val="24"/>
                <w:bdr w:val="none" w:sz="0" w:space="0" w:color="auto" w:frame="1"/>
                <w:lang w:eastAsia="en-GB"/>
              </w:rPr>
              <w:t>ARIMA (5,2,1)</w:t>
            </w:r>
          </w:p>
          <w:p w14:paraId="64358472"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7426EC51"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99.20%</w:t>
            </w:r>
          </w:p>
        </w:tc>
        <w:tc>
          <w:tcPr>
            <w:tcW w:w="739" w:type="pct"/>
            <w:shd w:val="clear" w:color="auto" w:fill="auto"/>
          </w:tcPr>
          <w:p w14:paraId="1444D6A4"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0.91</w:t>
            </w:r>
          </w:p>
        </w:tc>
        <w:tc>
          <w:tcPr>
            <w:tcW w:w="430" w:type="pct"/>
            <w:shd w:val="clear" w:color="auto" w:fill="auto"/>
          </w:tcPr>
          <w:p w14:paraId="2FEB04C1"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0.44</w:t>
            </w:r>
          </w:p>
        </w:tc>
      </w:tr>
      <w:tr w:rsidR="00A425BC" w14:paraId="2D90DF57" w14:textId="77777777" w:rsidTr="004055D3">
        <w:tc>
          <w:tcPr>
            <w:tcW w:w="4570" w:type="pct"/>
            <w:gridSpan w:val="3"/>
            <w:shd w:val="clear" w:color="auto" w:fill="auto"/>
          </w:tcPr>
          <w:p w14:paraId="4A6F334E" w14:textId="77777777" w:rsidR="00473C98" w:rsidRPr="008A3AC7" w:rsidRDefault="00282C34"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Autoregressive Integrated Moving Average with Explanatory Variables</w:t>
            </w:r>
          </w:p>
          <w:p w14:paraId="27100410"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2C78B3A7"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A425BC" w14:paraId="7F5743B3" w14:textId="77777777" w:rsidTr="004055D3">
        <w:tc>
          <w:tcPr>
            <w:tcW w:w="3017" w:type="pct"/>
            <w:shd w:val="clear" w:color="auto" w:fill="auto"/>
          </w:tcPr>
          <w:p w14:paraId="29D4E5FF" w14:textId="77777777" w:rsidR="00473C98" w:rsidRPr="008A3AC7" w:rsidRDefault="00282C34" w:rsidP="001810E8">
            <w:pPr>
              <w:spacing w:after="0" w:line="240" w:lineRule="auto"/>
              <w:jc w:val="center"/>
              <w:rPr>
                <w:rFonts w:ascii="Times New Roman" w:eastAsia="Times New Roman" w:hAnsi="Times New Roman" w:cs="Times New Roman"/>
                <w:color w:val="000000"/>
                <w:sz w:val="24"/>
                <w:szCs w:val="24"/>
                <w:bdr w:val="none" w:sz="0" w:space="0" w:color="auto" w:frame="1"/>
                <w:lang w:eastAsia="en-GB"/>
              </w:rPr>
            </w:pPr>
            <w:r w:rsidRPr="008A3AC7">
              <w:rPr>
                <w:rFonts w:ascii="Times New Roman" w:hAnsi="Times New Roman" w:cs="Times New Roman"/>
                <w:sz w:val="24"/>
                <w:szCs w:val="24"/>
              </w:rPr>
              <w:t xml:space="preserve">Overall </w:t>
            </w:r>
            <w:r w:rsidRPr="008A3AC7">
              <w:rPr>
                <w:rFonts w:ascii="Times New Roman" w:eastAsia="Times New Roman" w:hAnsi="Times New Roman" w:cs="Times New Roman"/>
                <w:color w:val="000000"/>
                <w:sz w:val="24"/>
                <w:szCs w:val="24"/>
                <w:bdr w:val="none" w:sz="0" w:space="0" w:color="auto" w:frame="1"/>
                <w:lang w:eastAsia="en-GB"/>
              </w:rPr>
              <w:t>ARIMAX (1,0,1)</w:t>
            </w:r>
          </w:p>
        </w:tc>
        <w:tc>
          <w:tcPr>
            <w:tcW w:w="814" w:type="pct"/>
            <w:shd w:val="clear" w:color="auto" w:fill="auto"/>
          </w:tcPr>
          <w:p w14:paraId="678835DC" w14:textId="77777777" w:rsidR="00473C98" w:rsidRPr="008A3AC7" w:rsidRDefault="00282C34"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98.13%</w:t>
            </w:r>
          </w:p>
        </w:tc>
        <w:tc>
          <w:tcPr>
            <w:tcW w:w="739" w:type="pct"/>
            <w:shd w:val="clear" w:color="auto" w:fill="auto"/>
          </w:tcPr>
          <w:p w14:paraId="6F872B09" w14:textId="77777777" w:rsidR="00473C98" w:rsidRPr="008A3AC7" w:rsidRDefault="00282C34"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0.16</w:t>
            </w:r>
          </w:p>
        </w:tc>
        <w:tc>
          <w:tcPr>
            <w:tcW w:w="430" w:type="pct"/>
            <w:shd w:val="clear" w:color="auto" w:fill="auto"/>
          </w:tcPr>
          <w:p w14:paraId="2F8AEA9D" w14:textId="77777777" w:rsidR="00473C98" w:rsidRPr="008A3AC7" w:rsidRDefault="00282C34"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0.02</w:t>
            </w:r>
          </w:p>
        </w:tc>
      </w:tr>
      <w:tr w:rsidR="00A425BC" w14:paraId="628AE5B4" w14:textId="77777777" w:rsidTr="004055D3">
        <w:tc>
          <w:tcPr>
            <w:tcW w:w="3017" w:type="pct"/>
            <w:shd w:val="clear" w:color="auto" w:fill="auto"/>
          </w:tcPr>
          <w:p w14:paraId="51CD32D8"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48247C62"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739" w:type="pct"/>
            <w:shd w:val="clear" w:color="auto" w:fill="auto"/>
          </w:tcPr>
          <w:p w14:paraId="3AC4955E"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22A301DB"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A425BC" w14:paraId="5C9EA1C0" w14:textId="77777777" w:rsidTr="004055D3">
        <w:tc>
          <w:tcPr>
            <w:tcW w:w="3017" w:type="pct"/>
            <w:shd w:val="clear" w:color="auto" w:fill="auto"/>
          </w:tcPr>
          <w:p w14:paraId="059B1E9C" w14:textId="77777777" w:rsidR="00473C98" w:rsidRPr="008A3AC7" w:rsidRDefault="00282C34" w:rsidP="001810E8">
            <w:pPr>
              <w:spacing w:after="0" w:line="240" w:lineRule="auto"/>
              <w:rPr>
                <w:rFonts w:ascii="Times New Roman" w:hAnsi="Times New Roman" w:cs="Times New Roman"/>
                <w:b/>
                <w:i/>
                <w:sz w:val="24"/>
                <w:szCs w:val="24"/>
              </w:rPr>
            </w:pPr>
            <w:r w:rsidRPr="008A3AC7">
              <w:rPr>
                <w:rFonts w:ascii="Times New Roman" w:hAnsi="Times New Roman" w:cs="Times New Roman"/>
                <w:b/>
                <w:i/>
                <w:sz w:val="24"/>
                <w:szCs w:val="24"/>
              </w:rPr>
              <w:t>Bayesian Structural Time Series</w:t>
            </w:r>
          </w:p>
        </w:tc>
        <w:tc>
          <w:tcPr>
            <w:tcW w:w="814" w:type="pct"/>
            <w:shd w:val="clear" w:color="auto" w:fill="auto"/>
          </w:tcPr>
          <w:p w14:paraId="2AF1EF96"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739" w:type="pct"/>
            <w:shd w:val="clear" w:color="auto" w:fill="auto"/>
          </w:tcPr>
          <w:p w14:paraId="1E8107B7"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5711B020"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A425BC" w14:paraId="415494E7" w14:textId="77777777" w:rsidTr="004055D3">
        <w:tc>
          <w:tcPr>
            <w:tcW w:w="3017" w:type="pct"/>
            <w:shd w:val="clear" w:color="auto" w:fill="auto"/>
          </w:tcPr>
          <w:p w14:paraId="4CB032B1"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br w:type="page"/>
            </w:r>
          </w:p>
        </w:tc>
        <w:tc>
          <w:tcPr>
            <w:tcW w:w="814" w:type="pct"/>
            <w:shd w:val="clear" w:color="auto" w:fill="auto"/>
          </w:tcPr>
          <w:p w14:paraId="1E959861"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739" w:type="pct"/>
            <w:shd w:val="clear" w:color="auto" w:fill="auto"/>
          </w:tcPr>
          <w:p w14:paraId="6C03802D"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430" w:type="pct"/>
            <w:shd w:val="clear" w:color="auto" w:fill="auto"/>
          </w:tcPr>
          <w:p w14:paraId="5D592E5D"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A425BC" w14:paraId="0DED8A9C" w14:textId="77777777" w:rsidTr="004055D3">
        <w:tc>
          <w:tcPr>
            <w:tcW w:w="3017" w:type="pct"/>
            <w:shd w:val="clear" w:color="auto" w:fill="auto"/>
          </w:tcPr>
          <w:p w14:paraId="64E14A11"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p w14:paraId="31E35A73"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7A11B34F"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84.78%</w:t>
            </w:r>
          </w:p>
        </w:tc>
        <w:tc>
          <w:tcPr>
            <w:tcW w:w="739" w:type="pct"/>
            <w:shd w:val="clear" w:color="auto" w:fill="auto"/>
          </w:tcPr>
          <w:p w14:paraId="1418CD1F"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0.15</w:t>
            </w:r>
          </w:p>
        </w:tc>
        <w:tc>
          <w:tcPr>
            <w:tcW w:w="430" w:type="pct"/>
            <w:shd w:val="clear" w:color="auto" w:fill="auto"/>
          </w:tcPr>
          <w:p w14:paraId="1681D5A3"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0.02</w:t>
            </w:r>
          </w:p>
        </w:tc>
      </w:tr>
      <w:tr w:rsidR="00A425BC" w14:paraId="627F542F" w14:textId="77777777" w:rsidTr="004055D3">
        <w:tc>
          <w:tcPr>
            <w:tcW w:w="5000" w:type="pct"/>
            <w:gridSpan w:val="4"/>
            <w:shd w:val="clear" w:color="auto" w:fill="auto"/>
          </w:tcPr>
          <w:p w14:paraId="6CEB4595" w14:textId="77777777" w:rsidR="00473C98" w:rsidRPr="008A3AC7" w:rsidRDefault="00282C34"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Automatic Forecasting time-series model</w:t>
            </w:r>
          </w:p>
          <w:p w14:paraId="18D946D7" w14:textId="77777777" w:rsidR="00473C98" w:rsidRPr="008A3AC7" w:rsidRDefault="00473C98" w:rsidP="001810E8">
            <w:pPr>
              <w:spacing w:after="0" w:line="240" w:lineRule="auto"/>
              <w:jc w:val="center"/>
              <w:rPr>
                <w:rFonts w:ascii="Times New Roman" w:hAnsi="Times New Roman" w:cs="Times New Roman"/>
                <w:b/>
                <w:sz w:val="24"/>
                <w:szCs w:val="24"/>
              </w:rPr>
            </w:pPr>
          </w:p>
        </w:tc>
      </w:tr>
      <w:tr w:rsidR="00A425BC" w14:paraId="6B9ECCAC" w14:textId="77777777" w:rsidTr="004055D3">
        <w:tc>
          <w:tcPr>
            <w:tcW w:w="3017" w:type="pct"/>
            <w:shd w:val="clear" w:color="auto" w:fill="auto"/>
          </w:tcPr>
          <w:p w14:paraId="49CD841D"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tc>
        <w:tc>
          <w:tcPr>
            <w:tcW w:w="814" w:type="pct"/>
            <w:shd w:val="clear" w:color="auto" w:fill="auto"/>
          </w:tcPr>
          <w:p w14:paraId="6C521BBB"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97.46%</w:t>
            </w:r>
          </w:p>
        </w:tc>
        <w:tc>
          <w:tcPr>
            <w:tcW w:w="739" w:type="pct"/>
            <w:shd w:val="clear" w:color="auto" w:fill="auto"/>
          </w:tcPr>
          <w:p w14:paraId="24FED4EA"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0.02</w:t>
            </w:r>
          </w:p>
        </w:tc>
        <w:tc>
          <w:tcPr>
            <w:tcW w:w="430" w:type="pct"/>
            <w:shd w:val="clear" w:color="auto" w:fill="auto"/>
          </w:tcPr>
          <w:p w14:paraId="5F3AD1C6"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0.01</w:t>
            </w:r>
          </w:p>
          <w:p w14:paraId="6E8E7EAE"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A425BC" w14:paraId="4D25CDB0" w14:textId="77777777" w:rsidTr="004055D3">
        <w:tc>
          <w:tcPr>
            <w:tcW w:w="3017" w:type="pct"/>
            <w:shd w:val="clear" w:color="auto" w:fill="auto"/>
          </w:tcPr>
          <w:p w14:paraId="461EDF3D" w14:textId="77777777" w:rsidR="00473C98" w:rsidRPr="008A3AC7" w:rsidRDefault="00282C34" w:rsidP="001810E8">
            <w:pPr>
              <w:spacing w:after="0" w:line="240" w:lineRule="auto"/>
              <w:rPr>
                <w:rFonts w:ascii="Times New Roman" w:hAnsi="Times New Roman" w:cs="Times New Roman"/>
                <w:b/>
                <w:i/>
                <w:iCs/>
                <w:sz w:val="24"/>
                <w:szCs w:val="24"/>
              </w:rPr>
            </w:pPr>
            <w:r w:rsidRPr="008A3AC7">
              <w:rPr>
                <w:rFonts w:ascii="Times New Roman" w:hAnsi="Times New Roman" w:cs="Times New Roman"/>
                <w:b/>
                <w:i/>
                <w:iCs/>
                <w:sz w:val="24"/>
                <w:szCs w:val="24"/>
              </w:rPr>
              <w:t>Mann-Kendell trend analysis</w:t>
            </w:r>
          </w:p>
          <w:p w14:paraId="296711A3"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721C51F5"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lastRenderedPageBreak/>
              <w:t>tau</w:t>
            </w:r>
          </w:p>
        </w:tc>
        <w:tc>
          <w:tcPr>
            <w:tcW w:w="1169" w:type="pct"/>
            <w:gridSpan w:val="2"/>
            <w:shd w:val="clear" w:color="auto" w:fill="auto"/>
          </w:tcPr>
          <w:p w14:paraId="4381299A" w14:textId="77777777" w:rsidR="00473C98" w:rsidRPr="008A3AC7" w:rsidRDefault="00282C34"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P</w:t>
            </w:r>
          </w:p>
        </w:tc>
      </w:tr>
      <w:tr w:rsidR="00A425BC" w14:paraId="229FEF73" w14:textId="77777777" w:rsidTr="004055D3">
        <w:tc>
          <w:tcPr>
            <w:tcW w:w="3017" w:type="pct"/>
            <w:shd w:val="clear" w:color="auto" w:fill="auto"/>
          </w:tcPr>
          <w:p w14:paraId="3E50C37C"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3B685120"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0.54</w:t>
            </w:r>
          </w:p>
        </w:tc>
        <w:tc>
          <w:tcPr>
            <w:tcW w:w="1169" w:type="pct"/>
            <w:gridSpan w:val="2"/>
            <w:shd w:val="clear" w:color="auto" w:fill="auto"/>
          </w:tcPr>
          <w:p w14:paraId="2BFD13BD"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&lt;0.001</w:t>
            </w:r>
          </w:p>
          <w:p w14:paraId="26EB0EB5"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A425BC" w14:paraId="54F2C5BB" w14:textId="77777777" w:rsidTr="004055D3">
        <w:tc>
          <w:tcPr>
            <w:tcW w:w="3017" w:type="pct"/>
            <w:tcBorders>
              <w:bottom w:val="nil"/>
            </w:tcBorders>
            <w:shd w:val="clear" w:color="auto" w:fill="auto"/>
          </w:tcPr>
          <w:p w14:paraId="6CB1E35E" w14:textId="77777777" w:rsidR="00473C98" w:rsidRPr="008A3AC7" w:rsidRDefault="00282C34" w:rsidP="001810E8">
            <w:pPr>
              <w:spacing w:after="0" w:line="240" w:lineRule="auto"/>
              <w:rPr>
                <w:rFonts w:ascii="Times New Roman" w:hAnsi="Times New Roman" w:cs="Times New Roman"/>
                <w:sz w:val="24"/>
                <w:szCs w:val="24"/>
              </w:rPr>
            </w:pPr>
            <w:r w:rsidRPr="008A3AC7">
              <w:rPr>
                <w:rFonts w:ascii="Times New Roman" w:hAnsi="Times New Roman" w:cs="Times New Roman"/>
                <w:b/>
                <w:i/>
                <w:iCs/>
                <w:sz w:val="24"/>
                <w:szCs w:val="24"/>
              </w:rPr>
              <w:t>Sen’s slop test</w:t>
            </w:r>
          </w:p>
        </w:tc>
        <w:tc>
          <w:tcPr>
            <w:tcW w:w="814" w:type="pct"/>
            <w:tcBorders>
              <w:bottom w:val="nil"/>
            </w:tcBorders>
            <w:shd w:val="clear" w:color="auto" w:fill="auto"/>
          </w:tcPr>
          <w:p w14:paraId="7F6C901F" w14:textId="77777777" w:rsidR="00473C98" w:rsidRPr="008A3AC7" w:rsidRDefault="00282C34" w:rsidP="001810E8">
            <w:pPr>
              <w:spacing w:after="0" w:line="240" w:lineRule="auto"/>
              <w:jc w:val="center"/>
              <w:rPr>
                <w:rFonts w:ascii="Times New Roman" w:hAnsi="Times New Roman" w:cs="Times New Roman"/>
                <w:b/>
                <w:sz w:val="24"/>
                <w:szCs w:val="24"/>
              </w:rPr>
            </w:pPr>
            <w:r w:rsidRPr="008A3AC7">
              <w:rPr>
                <w:rFonts w:ascii="Times New Roman" w:hAnsi="Times New Roman" w:cs="Times New Roman"/>
                <w:b/>
                <w:sz w:val="24"/>
                <w:szCs w:val="24"/>
              </w:rPr>
              <w:t>Sen’s Slope</w:t>
            </w:r>
          </w:p>
        </w:tc>
        <w:tc>
          <w:tcPr>
            <w:tcW w:w="1169" w:type="pct"/>
            <w:gridSpan w:val="2"/>
            <w:tcBorders>
              <w:bottom w:val="nil"/>
            </w:tcBorders>
            <w:shd w:val="clear" w:color="auto" w:fill="auto"/>
          </w:tcPr>
          <w:p w14:paraId="02E1E296" w14:textId="77777777" w:rsidR="00473C98" w:rsidRPr="008A3AC7" w:rsidRDefault="00282C34"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sz w:val="24"/>
                <w:szCs w:val="24"/>
              </w:rPr>
              <w:t>95% CI</w:t>
            </w:r>
          </w:p>
          <w:p w14:paraId="2EBE4892"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p>
        </w:tc>
      </w:tr>
      <w:tr w:rsidR="00A425BC" w14:paraId="7AA506A3" w14:textId="77777777" w:rsidTr="004055D3">
        <w:tc>
          <w:tcPr>
            <w:tcW w:w="3017" w:type="pct"/>
            <w:tcBorders>
              <w:top w:val="nil"/>
              <w:bottom w:val="single" w:sz="4" w:space="0" w:color="auto"/>
            </w:tcBorders>
            <w:shd w:val="clear" w:color="auto" w:fill="auto"/>
          </w:tcPr>
          <w:p w14:paraId="00988CBA"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tcBorders>
              <w:top w:val="nil"/>
              <w:bottom w:val="single" w:sz="4" w:space="0" w:color="auto"/>
            </w:tcBorders>
            <w:shd w:val="clear" w:color="auto" w:fill="auto"/>
          </w:tcPr>
          <w:p w14:paraId="775B5D5C"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0.008</w:t>
            </w:r>
          </w:p>
        </w:tc>
        <w:tc>
          <w:tcPr>
            <w:tcW w:w="1169" w:type="pct"/>
            <w:gridSpan w:val="2"/>
            <w:tcBorders>
              <w:top w:val="nil"/>
              <w:bottom w:val="single" w:sz="4" w:space="0" w:color="auto"/>
            </w:tcBorders>
            <w:shd w:val="clear" w:color="auto" w:fill="auto"/>
          </w:tcPr>
          <w:p w14:paraId="07198F8F" w14:textId="77777777" w:rsidR="00473C98" w:rsidRPr="008A3AC7" w:rsidRDefault="00282C34"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0.007 to 0.009</w:t>
            </w:r>
          </w:p>
        </w:tc>
      </w:tr>
    </w:tbl>
    <w:p w14:paraId="27FC8311" w14:textId="77777777" w:rsidR="00473C98" w:rsidRPr="008A3AC7" w:rsidRDefault="00282C34" w:rsidP="001810E8">
      <w:pPr>
        <w:spacing w:after="0" w:line="240" w:lineRule="auto"/>
        <w:rPr>
          <w:rFonts w:ascii="Times New Roman" w:hAnsi="Times New Roman" w:cs="Times New Roman"/>
          <w:i/>
          <w:iCs/>
          <w:sz w:val="24"/>
          <w:szCs w:val="24"/>
        </w:rPr>
      </w:pPr>
      <w:bookmarkStart w:id="265" w:name="_Hlk63491248"/>
      <w:r w:rsidRPr="008A3AC7">
        <w:rPr>
          <w:rFonts w:ascii="Times New Roman" w:hAnsi="Times New Roman" w:cs="Times New Roman"/>
          <w:i/>
          <w:iCs/>
          <w:sz w:val="24"/>
          <w:szCs w:val="24"/>
        </w:rPr>
        <w:t>RMSE: Root Mean Square Error; MAE: Mean Absolute Error</w:t>
      </w:r>
    </w:p>
    <w:bookmarkEnd w:id="264"/>
    <w:p w14:paraId="1D3CF3BA" w14:textId="77777777" w:rsidR="00473C98" w:rsidRPr="008A3AC7" w:rsidRDefault="00282C34" w:rsidP="001810E8">
      <w:pPr>
        <w:spacing w:after="0" w:line="240" w:lineRule="auto"/>
        <w:rPr>
          <w:rFonts w:ascii="Times New Roman" w:hAnsi="Times New Roman" w:cs="Times New Roman"/>
          <w:color w:val="000000"/>
          <w:sz w:val="24"/>
          <w:szCs w:val="24"/>
        </w:rPr>
      </w:pPr>
      <w:r w:rsidRPr="008A3AC7">
        <w:rPr>
          <w:rFonts w:ascii="Times New Roman" w:hAnsi="Times New Roman" w:cs="Times New Roman"/>
          <w:sz w:val="24"/>
          <w:szCs w:val="24"/>
        </w:rPr>
        <w:br w:type="page"/>
      </w:r>
      <w:bookmarkEnd w:id="265"/>
      <w:r w:rsidRPr="008A3AC7">
        <w:rPr>
          <w:rFonts w:ascii="Times New Roman" w:hAnsi="Times New Roman" w:cs="Times New Roman"/>
          <w:b/>
          <w:bCs/>
          <w:color w:val="000000"/>
          <w:sz w:val="24"/>
          <w:szCs w:val="24"/>
        </w:rPr>
        <w:lastRenderedPageBreak/>
        <w:t>Table 2.</w:t>
      </w:r>
      <w:r w:rsidRPr="008A3AC7">
        <w:rPr>
          <w:rFonts w:ascii="Times New Roman" w:hAnsi="Times New Roman" w:cs="Times New Roman"/>
          <w:color w:val="000000"/>
          <w:sz w:val="24"/>
          <w:szCs w:val="24"/>
        </w:rPr>
        <w:t xml:space="preserve"> Factors associated with reported case-fatality rate (</w:t>
      </w:r>
      <w:proofErr w:type="spellStart"/>
      <w:r w:rsidRPr="008A3AC7">
        <w:rPr>
          <w:rFonts w:ascii="Times New Roman" w:hAnsi="Times New Roman" w:cs="Times New Roman"/>
          <w:color w:val="000000"/>
          <w:sz w:val="24"/>
          <w:szCs w:val="24"/>
        </w:rPr>
        <w:t>r</w:t>
      </w:r>
      <w:r w:rsidRPr="008A3AC7">
        <w:rPr>
          <w:rFonts w:ascii="Times New Roman" w:hAnsi="Times New Roman" w:cs="Times New Roman"/>
          <w:bCs/>
          <w:color w:val="000000"/>
          <w:sz w:val="24"/>
          <w:szCs w:val="24"/>
        </w:rPr>
        <w:t>CFR</w:t>
      </w:r>
      <w:proofErr w:type="spellEnd"/>
      <w:r w:rsidRPr="008A3AC7">
        <w:rPr>
          <w:rFonts w:ascii="Times New Roman" w:hAnsi="Times New Roman" w:cs="Times New Roman"/>
          <w:bCs/>
          <w:color w:val="000000"/>
          <w:sz w:val="24"/>
          <w:szCs w:val="24"/>
        </w:rPr>
        <w:t>)</w:t>
      </w:r>
      <w:r w:rsidRPr="008A3AC7">
        <w:rPr>
          <w:rFonts w:ascii="Times New Roman" w:hAnsi="Times New Roman" w:cs="Times New Roman"/>
          <w:color w:val="000000"/>
          <w:sz w:val="24"/>
          <w:szCs w:val="24"/>
        </w:rPr>
        <w:t xml:space="preserve"> of COVID-19 using ARIMAX, BSTS and beta regression model.</w:t>
      </w:r>
    </w:p>
    <w:p w14:paraId="465EE429" w14:textId="77777777" w:rsidR="00473C98" w:rsidRPr="008A3AC7" w:rsidRDefault="00473C98" w:rsidP="001810E8">
      <w:pPr>
        <w:spacing w:after="0" w:line="240" w:lineRule="auto"/>
        <w:jc w:val="center"/>
        <w:rPr>
          <w:rFonts w:ascii="Times New Roman" w:hAnsi="Times New Roman" w:cs="Times New Roman"/>
          <w:color w:val="00000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8"/>
        <w:gridCol w:w="1006"/>
        <w:gridCol w:w="2232"/>
        <w:gridCol w:w="1500"/>
      </w:tblGrid>
      <w:tr w:rsidR="00A425BC" w14:paraId="55832935" w14:textId="77777777" w:rsidTr="004055D3">
        <w:tc>
          <w:tcPr>
            <w:tcW w:w="2372" w:type="pct"/>
            <w:shd w:val="clear" w:color="auto" w:fill="auto"/>
          </w:tcPr>
          <w:p w14:paraId="4163DE93" w14:textId="77777777" w:rsidR="00473C98" w:rsidRPr="008A3AC7" w:rsidRDefault="00282C34"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Variables</w:t>
            </w:r>
          </w:p>
        </w:tc>
        <w:tc>
          <w:tcPr>
            <w:tcW w:w="2628" w:type="pct"/>
            <w:gridSpan w:val="3"/>
            <w:shd w:val="clear" w:color="auto" w:fill="auto"/>
          </w:tcPr>
          <w:p w14:paraId="2F5E7389" w14:textId="77777777" w:rsidR="00473C98" w:rsidRPr="008A3AC7" w:rsidRDefault="00282C34"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Beta Regression model</w:t>
            </w:r>
          </w:p>
        </w:tc>
      </w:tr>
      <w:tr w:rsidR="00A425BC" w14:paraId="52D534AD" w14:textId="77777777" w:rsidTr="004055D3">
        <w:tc>
          <w:tcPr>
            <w:tcW w:w="2372" w:type="pct"/>
            <w:shd w:val="clear" w:color="auto" w:fill="auto"/>
          </w:tcPr>
          <w:p w14:paraId="23D0B950"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p>
        </w:tc>
        <w:tc>
          <w:tcPr>
            <w:tcW w:w="558" w:type="pct"/>
            <w:shd w:val="clear" w:color="auto" w:fill="auto"/>
          </w:tcPr>
          <w:p w14:paraId="1961EA7C" w14:textId="77777777" w:rsidR="00473C98" w:rsidRPr="008A3AC7" w:rsidRDefault="00282C34"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IRR</w:t>
            </w:r>
          </w:p>
        </w:tc>
        <w:tc>
          <w:tcPr>
            <w:tcW w:w="1238" w:type="pct"/>
            <w:shd w:val="clear" w:color="auto" w:fill="auto"/>
          </w:tcPr>
          <w:p w14:paraId="5C6D6845" w14:textId="77777777" w:rsidR="00473C98" w:rsidRPr="008A3AC7" w:rsidRDefault="00282C34"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95%CI</w:t>
            </w:r>
          </w:p>
        </w:tc>
        <w:tc>
          <w:tcPr>
            <w:tcW w:w="832" w:type="pct"/>
            <w:shd w:val="clear" w:color="auto" w:fill="auto"/>
          </w:tcPr>
          <w:p w14:paraId="6C45F502" w14:textId="77777777" w:rsidR="00473C98" w:rsidRPr="008A3AC7" w:rsidRDefault="00282C34"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P-value</w:t>
            </w:r>
          </w:p>
        </w:tc>
      </w:tr>
      <w:tr w:rsidR="00A425BC" w14:paraId="567A5D7B" w14:textId="77777777" w:rsidTr="004055D3">
        <w:tc>
          <w:tcPr>
            <w:tcW w:w="2372" w:type="pct"/>
            <w:shd w:val="clear" w:color="auto" w:fill="auto"/>
          </w:tcPr>
          <w:p w14:paraId="5852C0DD"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Precipitation</w:t>
            </w:r>
          </w:p>
        </w:tc>
        <w:tc>
          <w:tcPr>
            <w:tcW w:w="558" w:type="pct"/>
            <w:shd w:val="clear" w:color="auto" w:fill="auto"/>
          </w:tcPr>
          <w:p w14:paraId="79BDCD53"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1.01</w:t>
            </w:r>
          </w:p>
        </w:tc>
        <w:tc>
          <w:tcPr>
            <w:tcW w:w="1238" w:type="pct"/>
            <w:shd w:val="clear" w:color="auto" w:fill="auto"/>
          </w:tcPr>
          <w:p w14:paraId="017AF0B4"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Style w:val="gnkrckgcgsb"/>
                <w:rFonts w:ascii="Times New Roman" w:hAnsi="Times New Roman" w:cs="Times New Roman"/>
                <w:bCs/>
                <w:color w:val="000000"/>
                <w:sz w:val="24"/>
                <w:szCs w:val="24"/>
              </w:rPr>
              <w:t>1.01-1.02</w:t>
            </w:r>
          </w:p>
        </w:tc>
        <w:tc>
          <w:tcPr>
            <w:tcW w:w="832" w:type="pct"/>
            <w:shd w:val="clear" w:color="auto" w:fill="auto"/>
          </w:tcPr>
          <w:p w14:paraId="6470CD21"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A425BC" w14:paraId="54BE10F2" w14:textId="77777777" w:rsidTr="004055D3">
        <w:tc>
          <w:tcPr>
            <w:tcW w:w="2372" w:type="pct"/>
            <w:shd w:val="clear" w:color="auto" w:fill="auto"/>
          </w:tcPr>
          <w:p w14:paraId="2F610B9B"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Relative Humidity</w:t>
            </w:r>
          </w:p>
        </w:tc>
        <w:tc>
          <w:tcPr>
            <w:tcW w:w="558" w:type="pct"/>
            <w:shd w:val="clear" w:color="auto" w:fill="auto"/>
          </w:tcPr>
          <w:p w14:paraId="3906FD92" w14:textId="77777777" w:rsidR="00473C98" w:rsidRPr="008A3AC7" w:rsidRDefault="00282C34"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color w:val="000000"/>
                <w:sz w:val="24"/>
                <w:szCs w:val="24"/>
              </w:rPr>
              <w:t>0.99</w:t>
            </w:r>
          </w:p>
        </w:tc>
        <w:tc>
          <w:tcPr>
            <w:tcW w:w="1238" w:type="pct"/>
            <w:shd w:val="clear" w:color="auto" w:fill="auto"/>
          </w:tcPr>
          <w:p w14:paraId="5C3A8FB9" w14:textId="77777777" w:rsidR="00473C98" w:rsidRPr="008A3AC7" w:rsidRDefault="00282C34" w:rsidP="001810E8">
            <w:pPr>
              <w:tabs>
                <w:tab w:val="left" w:pos="1200"/>
              </w:tabs>
              <w:spacing w:after="0" w:line="240" w:lineRule="auto"/>
              <w:jc w:val="center"/>
              <w:rPr>
                <w:rStyle w:val="gnkrckgcgsb"/>
                <w:rFonts w:ascii="Times New Roman" w:hAnsi="Times New Roman" w:cs="Times New Roman"/>
                <w:b/>
                <w:bCs/>
                <w:sz w:val="24"/>
                <w:szCs w:val="24"/>
              </w:rPr>
            </w:pPr>
            <w:r w:rsidRPr="008A3AC7">
              <w:rPr>
                <w:rStyle w:val="gnkrckgcgsb"/>
                <w:rFonts w:ascii="Times New Roman" w:hAnsi="Times New Roman" w:cs="Times New Roman"/>
                <w:b/>
                <w:bCs/>
                <w:color w:val="000000"/>
                <w:sz w:val="24"/>
                <w:szCs w:val="24"/>
              </w:rPr>
              <w:t>0.98-0.99</w:t>
            </w:r>
          </w:p>
        </w:tc>
        <w:tc>
          <w:tcPr>
            <w:tcW w:w="832" w:type="pct"/>
            <w:shd w:val="clear" w:color="auto" w:fill="auto"/>
          </w:tcPr>
          <w:p w14:paraId="4DA88333" w14:textId="77777777" w:rsidR="00473C98" w:rsidRPr="008A3AC7" w:rsidRDefault="00282C34" w:rsidP="001810E8">
            <w:pPr>
              <w:tabs>
                <w:tab w:val="left" w:pos="1200"/>
              </w:tabs>
              <w:spacing w:after="0" w:line="240" w:lineRule="auto"/>
              <w:jc w:val="center"/>
              <w:rPr>
                <w:rFonts w:ascii="Times New Roman" w:eastAsia="Times New Roman" w:hAnsi="Times New Roman" w:cs="Times New Roman"/>
                <w:b/>
                <w:bCs/>
                <w:sz w:val="24"/>
                <w:szCs w:val="24"/>
                <w:bdr w:val="none" w:sz="0" w:space="0" w:color="auto" w:frame="1"/>
                <w:lang w:eastAsia="en-GB"/>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A425BC" w14:paraId="1D59598D" w14:textId="77777777" w:rsidTr="004055D3">
        <w:tc>
          <w:tcPr>
            <w:tcW w:w="2372" w:type="pct"/>
            <w:shd w:val="clear" w:color="auto" w:fill="auto"/>
          </w:tcPr>
          <w:p w14:paraId="1A9CF074"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Temperature Maximum</w:t>
            </w:r>
          </w:p>
        </w:tc>
        <w:tc>
          <w:tcPr>
            <w:tcW w:w="558" w:type="pct"/>
            <w:shd w:val="clear" w:color="auto" w:fill="auto"/>
          </w:tcPr>
          <w:p w14:paraId="11C15222"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0.99</w:t>
            </w:r>
          </w:p>
        </w:tc>
        <w:tc>
          <w:tcPr>
            <w:tcW w:w="1238" w:type="pct"/>
            <w:shd w:val="clear" w:color="auto" w:fill="auto"/>
          </w:tcPr>
          <w:p w14:paraId="40789A79"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Style w:val="gnkrckgcgsb"/>
                <w:rFonts w:ascii="Times New Roman" w:hAnsi="Times New Roman" w:cs="Times New Roman"/>
                <w:bCs/>
                <w:color w:val="000000"/>
                <w:sz w:val="24"/>
                <w:szCs w:val="24"/>
                <w:bdr w:val="none" w:sz="0" w:space="0" w:color="auto" w:frame="1"/>
              </w:rPr>
              <w:t>0.98-1.01</w:t>
            </w:r>
          </w:p>
        </w:tc>
        <w:tc>
          <w:tcPr>
            <w:tcW w:w="832" w:type="pct"/>
            <w:shd w:val="clear" w:color="auto" w:fill="auto"/>
          </w:tcPr>
          <w:p w14:paraId="6DCAEFAB" w14:textId="77777777" w:rsidR="00473C98" w:rsidRPr="008A3AC7" w:rsidRDefault="00282C34"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0.069</w:t>
            </w:r>
          </w:p>
        </w:tc>
      </w:tr>
      <w:tr w:rsidR="00A425BC" w14:paraId="6C7D9C65" w14:textId="77777777" w:rsidTr="004055D3">
        <w:tc>
          <w:tcPr>
            <w:tcW w:w="2372" w:type="pct"/>
            <w:shd w:val="clear" w:color="auto" w:fill="auto"/>
          </w:tcPr>
          <w:p w14:paraId="07CD3564"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Temperature Minimum</w:t>
            </w:r>
          </w:p>
        </w:tc>
        <w:tc>
          <w:tcPr>
            <w:tcW w:w="558" w:type="pct"/>
            <w:shd w:val="clear" w:color="auto" w:fill="auto"/>
          </w:tcPr>
          <w:p w14:paraId="6685F586"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b/>
                <w:bCs/>
                <w:color w:val="000000"/>
                <w:sz w:val="24"/>
                <w:szCs w:val="24"/>
              </w:rPr>
              <w:t>0.98</w:t>
            </w:r>
          </w:p>
        </w:tc>
        <w:tc>
          <w:tcPr>
            <w:tcW w:w="1238" w:type="pct"/>
            <w:shd w:val="clear" w:color="auto" w:fill="auto"/>
          </w:tcPr>
          <w:p w14:paraId="3C28F85C" w14:textId="77777777" w:rsidR="00473C98" w:rsidRPr="008A3AC7" w:rsidRDefault="00282C34" w:rsidP="001810E8">
            <w:pPr>
              <w:tabs>
                <w:tab w:val="left" w:pos="1200"/>
              </w:tabs>
              <w:spacing w:after="0" w:line="240" w:lineRule="auto"/>
              <w:jc w:val="center"/>
              <w:rPr>
                <w:rStyle w:val="gnkrckgcgsb"/>
                <w:rFonts w:ascii="Times New Roman" w:hAnsi="Times New Roman" w:cs="Times New Roman"/>
                <w:sz w:val="24"/>
                <w:szCs w:val="24"/>
                <w:bdr w:val="none" w:sz="0" w:space="0" w:color="auto" w:frame="1"/>
              </w:rPr>
            </w:pPr>
            <w:r w:rsidRPr="008A3AC7">
              <w:rPr>
                <w:rStyle w:val="gnkrckgcgsb"/>
                <w:rFonts w:ascii="Times New Roman" w:hAnsi="Times New Roman" w:cs="Times New Roman"/>
                <w:b/>
                <w:bCs/>
                <w:color w:val="000000"/>
                <w:sz w:val="24"/>
                <w:szCs w:val="24"/>
                <w:bdr w:val="none" w:sz="0" w:space="0" w:color="auto" w:frame="1"/>
              </w:rPr>
              <w:t>0.97-0.99</w:t>
            </w:r>
          </w:p>
        </w:tc>
        <w:tc>
          <w:tcPr>
            <w:tcW w:w="832" w:type="pct"/>
            <w:shd w:val="clear" w:color="auto" w:fill="auto"/>
          </w:tcPr>
          <w:p w14:paraId="0ACCC3BB" w14:textId="77777777" w:rsidR="00473C98" w:rsidRPr="008A3AC7" w:rsidRDefault="00282C34" w:rsidP="001810E8">
            <w:pPr>
              <w:tabs>
                <w:tab w:val="left" w:pos="1200"/>
              </w:tabs>
              <w:spacing w:after="0" w:line="240" w:lineRule="auto"/>
              <w:jc w:val="center"/>
              <w:rPr>
                <w:rFonts w:ascii="Times New Roman" w:eastAsia="Times New Roman" w:hAnsi="Times New Roman" w:cs="Times New Roman"/>
                <w:sz w:val="24"/>
                <w:szCs w:val="24"/>
                <w:bdr w:val="none" w:sz="0" w:space="0" w:color="auto" w:frame="1"/>
                <w:lang w:eastAsia="en-GB"/>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A425BC" w14:paraId="1A8DF364" w14:textId="77777777" w:rsidTr="004055D3">
        <w:tc>
          <w:tcPr>
            <w:tcW w:w="2372" w:type="pct"/>
            <w:shd w:val="clear" w:color="auto" w:fill="auto"/>
          </w:tcPr>
          <w:p w14:paraId="29E5C920"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Dew</w:t>
            </w:r>
          </w:p>
        </w:tc>
        <w:tc>
          <w:tcPr>
            <w:tcW w:w="558" w:type="pct"/>
            <w:shd w:val="clear" w:color="auto" w:fill="auto"/>
          </w:tcPr>
          <w:p w14:paraId="6F61A2F8" w14:textId="77777777" w:rsidR="00473C98" w:rsidRPr="008A3AC7" w:rsidRDefault="00282C34"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1.03</w:t>
            </w:r>
          </w:p>
        </w:tc>
        <w:tc>
          <w:tcPr>
            <w:tcW w:w="1238" w:type="pct"/>
            <w:shd w:val="clear" w:color="auto" w:fill="auto"/>
          </w:tcPr>
          <w:p w14:paraId="0FB5F5D7" w14:textId="77777777" w:rsidR="00473C98" w:rsidRPr="008A3AC7" w:rsidRDefault="00282C34" w:rsidP="001810E8">
            <w:pPr>
              <w:tabs>
                <w:tab w:val="left" w:pos="1200"/>
              </w:tabs>
              <w:spacing w:after="0" w:line="240" w:lineRule="auto"/>
              <w:jc w:val="center"/>
              <w:rPr>
                <w:rFonts w:ascii="Times New Roman" w:hAnsi="Times New Roman" w:cs="Times New Roman"/>
                <w:b/>
                <w:bCs/>
                <w:sz w:val="24"/>
                <w:szCs w:val="24"/>
              </w:rPr>
            </w:pPr>
            <w:r w:rsidRPr="008A3AC7">
              <w:rPr>
                <w:rStyle w:val="gnkrckgcgsb"/>
                <w:rFonts w:ascii="Times New Roman" w:hAnsi="Times New Roman" w:cs="Times New Roman"/>
                <w:b/>
                <w:bCs/>
                <w:color w:val="000000"/>
                <w:sz w:val="24"/>
                <w:szCs w:val="24"/>
              </w:rPr>
              <w:t>1.02-1.05</w:t>
            </w:r>
          </w:p>
        </w:tc>
        <w:tc>
          <w:tcPr>
            <w:tcW w:w="832" w:type="pct"/>
            <w:shd w:val="clear" w:color="auto" w:fill="auto"/>
          </w:tcPr>
          <w:p w14:paraId="52A4E264" w14:textId="77777777" w:rsidR="00473C98" w:rsidRPr="008A3AC7" w:rsidRDefault="00282C34"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color w:val="000000"/>
                <w:sz w:val="24"/>
                <w:szCs w:val="24"/>
              </w:rPr>
              <w:t>&lt;0.001</w:t>
            </w:r>
          </w:p>
        </w:tc>
      </w:tr>
      <w:tr w:rsidR="00A425BC" w14:paraId="008A1DCB" w14:textId="77777777" w:rsidTr="004055D3">
        <w:tc>
          <w:tcPr>
            <w:tcW w:w="2372" w:type="pct"/>
            <w:shd w:val="clear" w:color="auto" w:fill="auto"/>
          </w:tcPr>
          <w:p w14:paraId="52BF0DBB" w14:textId="77777777" w:rsidR="00473C98" w:rsidRPr="008A3AC7" w:rsidRDefault="00282C34"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Wind Speed</w:t>
            </w:r>
          </w:p>
        </w:tc>
        <w:tc>
          <w:tcPr>
            <w:tcW w:w="558" w:type="pct"/>
            <w:shd w:val="clear" w:color="auto" w:fill="auto"/>
          </w:tcPr>
          <w:p w14:paraId="067EA6F0" w14:textId="77777777" w:rsidR="00473C98" w:rsidRPr="008A3AC7" w:rsidRDefault="00282C34"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color w:val="000000"/>
                <w:sz w:val="24"/>
                <w:szCs w:val="24"/>
              </w:rPr>
              <w:t>0.99</w:t>
            </w:r>
          </w:p>
        </w:tc>
        <w:tc>
          <w:tcPr>
            <w:tcW w:w="1238" w:type="pct"/>
            <w:shd w:val="clear" w:color="auto" w:fill="auto"/>
          </w:tcPr>
          <w:p w14:paraId="43D6FD29" w14:textId="77777777" w:rsidR="00473C98" w:rsidRPr="008A3AC7" w:rsidRDefault="00282C34" w:rsidP="001810E8">
            <w:pPr>
              <w:tabs>
                <w:tab w:val="left" w:pos="1200"/>
              </w:tabs>
              <w:spacing w:after="0" w:line="240" w:lineRule="auto"/>
              <w:jc w:val="center"/>
              <w:rPr>
                <w:rFonts w:ascii="Times New Roman" w:hAnsi="Times New Roman" w:cs="Times New Roman"/>
                <w:b/>
                <w:sz w:val="24"/>
                <w:szCs w:val="24"/>
              </w:rPr>
            </w:pPr>
            <w:r w:rsidRPr="008A3AC7">
              <w:rPr>
                <w:rStyle w:val="gnkrckgcgsb"/>
                <w:rFonts w:ascii="Times New Roman" w:hAnsi="Times New Roman" w:cs="Times New Roman"/>
                <w:b/>
                <w:color w:val="000000"/>
                <w:sz w:val="24"/>
                <w:szCs w:val="24"/>
                <w:bdr w:val="none" w:sz="0" w:space="0" w:color="auto" w:frame="1"/>
              </w:rPr>
              <w:t>0</w:t>
            </w:r>
            <w:r w:rsidRPr="008A3AC7">
              <w:rPr>
                <w:rStyle w:val="gnkrckgcgsb"/>
                <w:rFonts w:ascii="Times New Roman" w:hAnsi="Times New Roman" w:cs="Times New Roman"/>
                <w:b/>
                <w:color w:val="000000"/>
                <w:sz w:val="24"/>
                <w:szCs w:val="24"/>
              </w:rPr>
              <w:t>.98</w:t>
            </w:r>
            <w:r w:rsidRPr="008A3AC7">
              <w:rPr>
                <w:rStyle w:val="gnkrckgcgsb"/>
                <w:rFonts w:ascii="Times New Roman" w:hAnsi="Times New Roman" w:cs="Times New Roman"/>
                <w:b/>
                <w:color w:val="000000"/>
                <w:sz w:val="24"/>
                <w:szCs w:val="24"/>
                <w:bdr w:val="none" w:sz="0" w:space="0" w:color="auto" w:frame="1"/>
              </w:rPr>
              <w:t>-0.99</w:t>
            </w:r>
          </w:p>
        </w:tc>
        <w:tc>
          <w:tcPr>
            <w:tcW w:w="832" w:type="pct"/>
            <w:shd w:val="clear" w:color="auto" w:fill="auto"/>
          </w:tcPr>
          <w:p w14:paraId="29BADBAC" w14:textId="77777777" w:rsidR="00473C98" w:rsidRPr="008A3AC7" w:rsidRDefault="00282C34"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color w:val="000000"/>
                <w:sz w:val="24"/>
                <w:szCs w:val="24"/>
              </w:rPr>
              <w:t>&lt;0.001</w:t>
            </w:r>
          </w:p>
        </w:tc>
      </w:tr>
    </w:tbl>
    <w:p w14:paraId="4DA5B316" w14:textId="77777777" w:rsidR="00473C98" w:rsidRPr="008A3AC7" w:rsidRDefault="00282C34" w:rsidP="001810E8">
      <w:pPr>
        <w:spacing w:after="0" w:line="240" w:lineRule="auto"/>
        <w:rPr>
          <w:rFonts w:ascii="Times New Roman" w:hAnsi="Times New Roman" w:cs="Times New Roman"/>
          <w:iCs/>
          <w:color w:val="000000"/>
          <w:sz w:val="24"/>
          <w:szCs w:val="24"/>
        </w:rPr>
      </w:pPr>
      <w:r w:rsidRPr="008A3AC7">
        <w:rPr>
          <w:rFonts w:ascii="Times New Roman" w:hAnsi="Times New Roman" w:cs="Times New Roman"/>
          <w:sz w:val="24"/>
          <w:szCs w:val="24"/>
        </w:rPr>
        <w:br w:type="page"/>
      </w:r>
      <w:r w:rsidRPr="008A3AC7">
        <w:rPr>
          <w:rFonts w:ascii="Times New Roman" w:hAnsi="Times New Roman" w:cs="Times New Roman"/>
          <w:b/>
          <w:bCs/>
          <w:iCs/>
          <w:color w:val="000000"/>
          <w:sz w:val="24"/>
          <w:szCs w:val="24"/>
        </w:rPr>
        <w:lastRenderedPageBreak/>
        <w:t>Figure 2.</w:t>
      </w:r>
      <w:r w:rsidRPr="008A3AC7">
        <w:rPr>
          <w:rFonts w:ascii="Times New Roman" w:hAnsi="Times New Roman" w:cs="Times New Roman"/>
          <w:iCs/>
          <w:color w:val="000000"/>
          <w:sz w:val="24"/>
          <w:szCs w:val="24"/>
        </w:rPr>
        <w:t xml:space="preserve"> The </w:t>
      </w:r>
      <w:proofErr w:type="spellStart"/>
      <w:r w:rsidRPr="008A3AC7">
        <w:rPr>
          <w:rFonts w:ascii="Times New Roman" w:hAnsi="Times New Roman" w:cs="Times New Roman"/>
          <w:bCs/>
          <w:color w:val="000000"/>
          <w:sz w:val="24"/>
          <w:szCs w:val="24"/>
        </w:rPr>
        <w:t>rCFR</w:t>
      </w:r>
      <w:proofErr w:type="spellEnd"/>
      <w:r w:rsidRPr="008A3AC7">
        <w:rPr>
          <w:rFonts w:ascii="Times New Roman" w:hAnsi="Times New Roman" w:cs="Times New Roman"/>
          <w:bCs/>
          <w:color w:val="000000"/>
          <w:sz w:val="24"/>
          <w:szCs w:val="24"/>
        </w:rPr>
        <w:t xml:space="preserve"> </w:t>
      </w:r>
      <w:r w:rsidRPr="008A3AC7">
        <w:rPr>
          <w:rFonts w:ascii="Times New Roman" w:hAnsi="Times New Roman" w:cs="Times New Roman"/>
          <w:iCs/>
          <w:color w:val="000000"/>
          <w:sz w:val="24"/>
          <w:szCs w:val="24"/>
        </w:rPr>
        <w:t xml:space="preserve">of COVID-19 in different </w:t>
      </w:r>
      <w:r>
        <w:rPr>
          <w:rFonts w:ascii="Times New Roman" w:hAnsi="Times New Roman" w:cs="Times New Roman"/>
          <w:iCs/>
          <w:color w:val="000000"/>
          <w:sz w:val="24"/>
          <w:szCs w:val="24"/>
        </w:rPr>
        <w:t>divisions</w:t>
      </w:r>
      <w:r w:rsidRPr="008A3AC7">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of Bangladesh</w:t>
      </w:r>
    </w:p>
    <w:p w14:paraId="68D431A0" w14:textId="77777777" w:rsidR="00473C98" w:rsidRPr="008A3AC7" w:rsidRDefault="00473C98" w:rsidP="001810E8">
      <w:pPr>
        <w:snapToGrid w:val="0"/>
        <w:spacing w:after="0" w:line="240" w:lineRule="auto"/>
        <w:jc w:val="center"/>
        <w:rPr>
          <w:rFonts w:ascii="Times New Roman" w:hAnsi="Times New Roman" w:cs="Times New Roman"/>
          <w:b/>
          <w:bCs/>
          <w:color w:val="000000"/>
          <w:sz w:val="24"/>
          <w:szCs w:val="24"/>
        </w:rPr>
      </w:pPr>
    </w:p>
    <w:p w14:paraId="2F80BC3D" w14:textId="77777777" w:rsidR="00473C98" w:rsidRPr="008A3AC7" w:rsidRDefault="00473C98" w:rsidP="001810E8">
      <w:pPr>
        <w:snapToGrid w:val="0"/>
        <w:spacing w:after="0" w:line="240" w:lineRule="auto"/>
        <w:jc w:val="center"/>
        <w:rPr>
          <w:rFonts w:ascii="Times New Roman" w:hAnsi="Times New Roman" w:cs="Times New Roman"/>
          <w:b/>
          <w:bCs/>
          <w:color w:val="000000"/>
          <w:sz w:val="24"/>
          <w:szCs w:val="24"/>
        </w:rPr>
      </w:pPr>
    </w:p>
    <w:p w14:paraId="44E697EE" w14:textId="77777777" w:rsidR="00473C98" w:rsidRPr="008A3AC7" w:rsidRDefault="00473C98" w:rsidP="001810E8">
      <w:pPr>
        <w:snapToGrid w:val="0"/>
        <w:spacing w:after="0" w:line="240" w:lineRule="auto"/>
        <w:jc w:val="center"/>
        <w:rPr>
          <w:del w:id="266" w:author="ERAHEEM" w:date="2021-08-11T21:50:00Z"/>
          <w:rFonts w:ascii="Times New Roman" w:hAnsi="Times New Roman" w:cs="Times New Roman"/>
          <w:i/>
          <w:iCs/>
          <w:color w:val="000000"/>
          <w:sz w:val="24"/>
          <w:szCs w:val="24"/>
        </w:rPr>
      </w:pPr>
      <w:del w:id="267" w:author="ERAHEEM" w:date="2021-08-11T21:50:00Z">
        <w:r>
          <w:rPr>
            <w:rFonts w:ascii="Times New Roman" w:hAnsi="Times New Roman" w:cs="Times New Roman"/>
            <w:i/>
            <w:iCs/>
            <w:noProof/>
            <w:color w:val="000000"/>
            <w:sz w:val="24"/>
            <w:szCs w:val="24"/>
            <w:lang w:val="en-US"/>
          </w:rPr>
          <w:drawing>
            <wp:inline distT="0" distB="0" distL="0" distR="0" wp14:anchorId="5D5F5436" wp14:editId="2D2E71C9">
              <wp:extent cx="4645025" cy="43967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025" cy="4396740"/>
                      </a:xfrm>
                      <a:prstGeom prst="rect">
                        <a:avLst/>
                      </a:prstGeom>
                      <a:noFill/>
                      <a:ln>
                        <a:noFill/>
                      </a:ln>
                    </pic:spPr>
                  </pic:pic>
                </a:graphicData>
              </a:graphic>
            </wp:inline>
          </w:drawing>
        </w:r>
      </w:del>
    </w:p>
    <w:p w14:paraId="78C24653" w14:textId="77777777" w:rsidR="00473C98" w:rsidRPr="008A3AC7" w:rsidRDefault="00282C34" w:rsidP="001810E8">
      <w:pPr>
        <w:snapToGrid w:val="0"/>
        <w:spacing w:after="0" w:line="240" w:lineRule="auto"/>
        <w:jc w:val="center"/>
        <w:rPr>
          <w:ins w:id="268" w:author="ERAHEEM" w:date="2021-08-11T21:50:00Z"/>
          <w:rFonts w:ascii="Times New Roman" w:hAnsi="Times New Roman" w:cs="Times New Roman"/>
          <w:i/>
          <w:iCs/>
          <w:color w:val="000000"/>
          <w:sz w:val="24"/>
          <w:szCs w:val="24"/>
        </w:rPr>
      </w:pPr>
      <w:ins w:id="269" w:author="ERAHEEM" w:date="2021-08-11T21:50:00Z">
        <w:r>
          <w:rPr>
            <w:rFonts w:ascii="Times New Roman" w:hAnsi="Times New Roman" w:cs="Times New Roman"/>
            <w:i/>
            <w:iCs/>
            <w:noProof/>
            <w:color w:val="000000"/>
            <w:sz w:val="24"/>
            <w:szCs w:val="24"/>
            <w:lang w:val="en-US"/>
          </w:rPr>
          <w:drawing>
            <wp:inline distT="0" distB="0" distL="0" distR="0" wp14:anchorId="18484BFB" wp14:editId="2897956E">
              <wp:extent cx="4645025" cy="43967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45025" cy="4396740"/>
                      </a:xfrm>
                      <a:prstGeom prst="rect">
                        <a:avLst/>
                      </a:prstGeom>
                      <a:noFill/>
                      <a:ln>
                        <a:noFill/>
                      </a:ln>
                    </pic:spPr>
                  </pic:pic>
                </a:graphicData>
              </a:graphic>
            </wp:inline>
          </w:drawing>
        </w:r>
      </w:ins>
    </w:p>
    <w:p w14:paraId="5010DA02" w14:textId="77777777" w:rsidR="00473C98" w:rsidRPr="008A3AC7" w:rsidRDefault="00473C98" w:rsidP="001810E8">
      <w:pPr>
        <w:spacing w:after="0" w:line="240" w:lineRule="auto"/>
        <w:jc w:val="center"/>
        <w:rPr>
          <w:rFonts w:ascii="Times New Roman" w:hAnsi="Times New Roman" w:cs="Times New Roman"/>
          <w:i/>
          <w:iCs/>
          <w:color w:val="000000"/>
          <w:sz w:val="24"/>
          <w:szCs w:val="24"/>
        </w:rPr>
      </w:pPr>
    </w:p>
    <w:p w14:paraId="3188624F" w14:textId="77777777" w:rsidR="00473C98" w:rsidRPr="008A3AC7" w:rsidRDefault="00282C34" w:rsidP="001810E8">
      <w:pPr>
        <w:spacing w:after="0" w:line="240" w:lineRule="auto"/>
        <w:rPr>
          <w:rFonts w:ascii="Times New Roman" w:hAnsi="Times New Roman" w:cs="Times New Roman"/>
          <w:b/>
          <w:bCs/>
          <w:color w:val="000000"/>
          <w:sz w:val="24"/>
          <w:szCs w:val="24"/>
        </w:rPr>
      </w:pPr>
      <w:r w:rsidRPr="008A3AC7">
        <w:rPr>
          <w:rFonts w:ascii="Times New Roman" w:hAnsi="Times New Roman" w:cs="Times New Roman"/>
          <w:b/>
          <w:bCs/>
          <w:color w:val="000000"/>
          <w:sz w:val="24"/>
          <w:szCs w:val="24"/>
        </w:rPr>
        <w:br w:type="page"/>
      </w:r>
      <w:r w:rsidRPr="008A3AC7">
        <w:rPr>
          <w:rFonts w:ascii="Times New Roman" w:hAnsi="Times New Roman" w:cs="Times New Roman"/>
          <w:b/>
          <w:sz w:val="24"/>
          <w:szCs w:val="24"/>
        </w:rPr>
        <w:lastRenderedPageBreak/>
        <w:t>Figure 3.</w:t>
      </w:r>
    </w:p>
    <w:p w14:paraId="58303389" w14:textId="77777777" w:rsidR="00473C98" w:rsidRPr="008A3AC7" w:rsidRDefault="00473C98" w:rsidP="001810E8">
      <w:pPr>
        <w:spacing w:after="0" w:line="240" w:lineRule="auto"/>
        <w:jc w:val="center"/>
      </w:pPr>
    </w:p>
    <w:p w14:paraId="4C35E982" w14:textId="77777777" w:rsidR="00473C98" w:rsidRPr="008A3AC7" w:rsidRDefault="00473C98" w:rsidP="001810E8">
      <w:pPr>
        <w:tabs>
          <w:tab w:val="left" w:pos="2985"/>
        </w:tabs>
        <w:spacing w:after="0" w:line="240" w:lineRule="auto"/>
        <w:jc w:val="center"/>
      </w:pPr>
    </w:p>
    <w:tbl>
      <w:tblPr>
        <w:tblStyle w:val="TableGrid"/>
        <w:tblW w:w="0" w:type="auto"/>
        <w:tblLook w:val="04A0" w:firstRow="1" w:lastRow="0" w:firstColumn="1" w:lastColumn="0" w:noHBand="0" w:noVBand="1"/>
      </w:tblPr>
      <w:tblGrid>
        <w:gridCol w:w="9016"/>
      </w:tblGrid>
      <w:tr w:rsidR="00A425BC" w14:paraId="3C94520C" w14:textId="77777777" w:rsidTr="004055D3">
        <w:tc>
          <w:tcPr>
            <w:tcW w:w="9350" w:type="dxa"/>
          </w:tcPr>
          <w:p w14:paraId="4B4BF8CB" w14:textId="69D00183" w:rsidR="00473C98" w:rsidRPr="008A3AC7" w:rsidRDefault="00473C98" w:rsidP="001810E8">
            <w:pPr>
              <w:jc w:val="center"/>
            </w:pPr>
            <w:del w:id="270" w:author="ERAHEEM" w:date="2021-08-11T21:50:00Z">
              <w:r w:rsidRPr="008A3AC7">
                <w:rPr>
                  <w:noProof/>
                </w:rPr>
                <w:drawing>
                  <wp:inline distT="0" distB="0" distL="0" distR="0" wp14:anchorId="6BD6E218" wp14:editId="2DAC94F4">
                    <wp:extent cx="3369213" cy="2649349"/>
                    <wp:effectExtent l="0" t="0" r="3175" b="0"/>
                    <wp:docPr id="8" name="Picture 8" descr="E:\Study\ResearchProject\Aminul\Weather\Prophe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ResearchProject\Aminul\Weather\Prophet.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7467" cy="2655840"/>
                            </a:xfrm>
                            <a:prstGeom prst="rect">
                              <a:avLst/>
                            </a:prstGeom>
                            <a:noFill/>
                            <a:ln>
                              <a:noFill/>
                            </a:ln>
                          </pic:spPr>
                        </pic:pic>
                      </a:graphicData>
                    </a:graphic>
                  </wp:inline>
                </w:drawing>
              </w:r>
            </w:del>
            <w:ins w:id="271" w:author="ERAHEEM" w:date="2021-08-11T21:50:00Z">
              <w:r w:rsidR="00282C34" w:rsidRPr="008A3AC7">
                <w:rPr>
                  <w:noProof/>
                </w:rPr>
                <w:drawing>
                  <wp:inline distT="0" distB="0" distL="0" distR="0" wp14:anchorId="5A4C6E1B" wp14:editId="4128F726">
                    <wp:extent cx="3369213" cy="2649349"/>
                    <wp:effectExtent l="0" t="0" r="3175" b="0"/>
                    <wp:docPr id="4" name="Picture 4" descr="E:\Study\ResearchProject\Aminul\Weather\Prophe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E:\Study\ResearchProject\Aminul\Weather\Prophet.tif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77467" cy="2655840"/>
                            </a:xfrm>
                            <a:prstGeom prst="rect">
                              <a:avLst/>
                            </a:prstGeom>
                            <a:noFill/>
                            <a:ln>
                              <a:noFill/>
                            </a:ln>
                          </pic:spPr>
                        </pic:pic>
                      </a:graphicData>
                    </a:graphic>
                  </wp:inline>
                </w:drawing>
              </w:r>
            </w:ins>
          </w:p>
        </w:tc>
      </w:tr>
      <w:tr w:rsidR="00A425BC" w14:paraId="59F8127C" w14:textId="77777777" w:rsidTr="004055D3">
        <w:tc>
          <w:tcPr>
            <w:tcW w:w="9350" w:type="dxa"/>
          </w:tcPr>
          <w:p w14:paraId="211C6915" w14:textId="77777777" w:rsidR="00473C98" w:rsidRPr="008A3AC7" w:rsidRDefault="00282C34" w:rsidP="001810E8">
            <w:pPr>
              <w:jc w:val="center"/>
            </w:pPr>
            <w:r>
              <w:t>Prophet</w:t>
            </w:r>
          </w:p>
        </w:tc>
      </w:tr>
      <w:tr w:rsidR="00A425BC" w14:paraId="581A8155" w14:textId="77777777" w:rsidTr="004055D3">
        <w:tc>
          <w:tcPr>
            <w:tcW w:w="9350" w:type="dxa"/>
          </w:tcPr>
          <w:p w14:paraId="1CEA004E" w14:textId="50DB0D36" w:rsidR="00473C98" w:rsidRPr="008A3AC7" w:rsidRDefault="00473C98" w:rsidP="001810E8">
            <w:pPr>
              <w:jc w:val="center"/>
            </w:pPr>
            <w:del w:id="272" w:author="ERAHEEM" w:date="2021-08-11T21:50:00Z">
              <w:r w:rsidRPr="008A3AC7">
                <w:rPr>
                  <w:noProof/>
                </w:rPr>
                <w:drawing>
                  <wp:inline distT="0" distB="0" distL="0" distR="0" wp14:anchorId="7E96AFC6" wp14:editId="75E232FE">
                    <wp:extent cx="3319975" cy="2610631"/>
                    <wp:effectExtent l="0" t="0" r="0" b="0"/>
                    <wp:docPr id="9" name="Picture 9" descr="E:\Study\ResearchProject\Aminul\Weather\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ResearchProject\Aminul\Weather\ARIMA.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037" cy="2626407"/>
                            </a:xfrm>
                            <a:prstGeom prst="rect">
                              <a:avLst/>
                            </a:prstGeom>
                            <a:noFill/>
                            <a:ln>
                              <a:noFill/>
                            </a:ln>
                          </pic:spPr>
                        </pic:pic>
                      </a:graphicData>
                    </a:graphic>
                  </wp:inline>
                </w:drawing>
              </w:r>
            </w:del>
            <w:ins w:id="273" w:author="ERAHEEM" w:date="2021-08-11T21:50:00Z">
              <w:r w:rsidR="00282C34" w:rsidRPr="008A3AC7">
                <w:rPr>
                  <w:noProof/>
                </w:rPr>
                <w:drawing>
                  <wp:inline distT="0" distB="0" distL="0" distR="0" wp14:anchorId="5B9E3183" wp14:editId="5EDE5E15">
                    <wp:extent cx="3319975" cy="2610631"/>
                    <wp:effectExtent l="0" t="0" r="0" b="0"/>
                    <wp:docPr id="5" name="Picture 5" descr="E:\Study\ResearchProject\Aminul\Weather\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E:\Study\ResearchProject\Aminul\Weather\ARIMA.tif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40037" cy="2626407"/>
                            </a:xfrm>
                            <a:prstGeom prst="rect">
                              <a:avLst/>
                            </a:prstGeom>
                            <a:noFill/>
                            <a:ln>
                              <a:noFill/>
                            </a:ln>
                          </pic:spPr>
                        </pic:pic>
                      </a:graphicData>
                    </a:graphic>
                  </wp:inline>
                </w:drawing>
              </w:r>
            </w:ins>
          </w:p>
        </w:tc>
      </w:tr>
      <w:tr w:rsidR="00A425BC" w14:paraId="3ECC741C" w14:textId="77777777" w:rsidTr="004055D3">
        <w:tc>
          <w:tcPr>
            <w:tcW w:w="9350" w:type="dxa"/>
          </w:tcPr>
          <w:p w14:paraId="0BE08149" w14:textId="77777777" w:rsidR="00473C98" w:rsidRPr="008A3AC7" w:rsidRDefault="00282C34" w:rsidP="001810E8">
            <w:pPr>
              <w:jc w:val="center"/>
            </w:pPr>
            <w:r>
              <w:t>ARIMA</w:t>
            </w:r>
          </w:p>
        </w:tc>
      </w:tr>
      <w:tr w:rsidR="00A425BC" w14:paraId="4193F2E5" w14:textId="77777777" w:rsidTr="004055D3">
        <w:tc>
          <w:tcPr>
            <w:tcW w:w="9350" w:type="dxa"/>
          </w:tcPr>
          <w:p w14:paraId="448F1E8D" w14:textId="01CB220E" w:rsidR="00473C98" w:rsidRPr="008A3AC7" w:rsidRDefault="00473C98" w:rsidP="001810E8">
            <w:pPr>
              <w:tabs>
                <w:tab w:val="left" w:pos="3368"/>
              </w:tabs>
              <w:jc w:val="center"/>
            </w:pPr>
            <w:del w:id="274" w:author="ERAHEEM" w:date="2021-08-11T21:50:00Z">
              <w:r w:rsidRPr="008A3AC7">
                <w:rPr>
                  <w:noProof/>
                </w:rPr>
                <w:lastRenderedPageBreak/>
                <w:drawing>
                  <wp:inline distT="0" distB="0" distL="0" distR="0" wp14:anchorId="68E6163A" wp14:editId="5DEF902E">
                    <wp:extent cx="4158532" cy="3257484"/>
                    <wp:effectExtent l="0" t="0" r="0" b="635"/>
                    <wp:docPr id="10" name="Picture 10" descr="E:\Study\ResearchProject\Aminul\Weather\ARIMA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ResearchProject\Aminul\Weather\ARIMAX.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197" cy="3264271"/>
                            </a:xfrm>
                            <a:prstGeom prst="rect">
                              <a:avLst/>
                            </a:prstGeom>
                            <a:noFill/>
                            <a:ln>
                              <a:noFill/>
                            </a:ln>
                          </pic:spPr>
                        </pic:pic>
                      </a:graphicData>
                    </a:graphic>
                  </wp:inline>
                </w:drawing>
              </w:r>
            </w:del>
            <w:ins w:id="275" w:author="ERAHEEM" w:date="2021-08-11T21:50:00Z">
              <w:r w:rsidR="00282C34" w:rsidRPr="008A3AC7">
                <w:rPr>
                  <w:noProof/>
                </w:rPr>
                <w:drawing>
                  <wp:inline distT="0" distB="0" distL="0" distR="0" wp14:anchorId="13CC3043" wp14:editId="1B642BA5">
                    <wp:extent cx="4158532" cy="3257484"/>
                    <wp:effectExtent l="0" t="0" r="0" b="635"/>
                    <wp:docPr id="3" name="Picture 3" descr="E:\Study\ResearchProject\Aminul\Weather\ARIMA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E:\Study\ResearchProject\Aminul\Weather\ARIMAX.tif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67197" cy="3264271"/>
                            </a:xfrm>
                            <a:prstGeom prst="rect">
                              <a:avLst/>
                            </a:prstGeom>
                            <a:noFill/>
                            <a:ln>
                              <a:noFill/>
                            </a:ln>
                          </pic:spPr>
                        </pic:pic>
                      </a:graphicData>
                    </a:graphic>
                  </wp:inline>
                </w:drawing>
              </w:r>
            </w:ins>
          </w:p>
        </w:tc>
      </w:tr>
      <w:tr w:rsidR="00A425BC" w14:paraId="407F846A" w14:textId="77777777" w:rsidTr="004055D3">
        <w:tc>
          <w:tcPr>
            <w:tcW w:w="9350" w:type="dxa"/>
          </w:tcPr>
          <w:p w14:paraId="63DA15B4" w14:textId="77777777" w:rsidR="00473C98" w:rsidRPr="008A3AC7" w:rsidRDefault="00282C34" w:rsidP="001810E8">
            <w:pPr>
              <w:jc w:val="center"/>
            </w:pPr>
            <w:r>
              <w:t>ARIMAX</w:t>
            </w:r>
          </w:p>
        </w:tc>
      </w:tr>
      <w:tr w:rsidR="00A425BC" w14:paraId="7D24B694" w14:textId="77777777" w:rsidTr="004055D3">
        <w:tc>
          <w:tcPr>
            <w:tcW w:w="9350" w:type="dxa"/>
          </w:tcPr>
          <w:p w14:paraId="7707B12B" w14:textId="4A7B0EC6" w:rsidR="00473C98" w:rsidRPr="008A3AC7" w:rsidRDefault="00473C98" w:rsidP="001810E8">
            <w:pPr>
              <w:jc w:val="center"/>
            </w:pPr>
            <w:del w:id="276" w:author="ERAHEEM" w:date="2021-08-11T21:50:00Z">
              <w:r w:rsidRPr="008A3AC7">
                <w:rPr>
                  <w:noProof/>
                </w:rPr>
                <w:drawing>
                  <wp:inline distT="0" distB="0" distL="0" distR="0" wp14:anchorId="6DF2A881" wp14:editId="11375042">
                    <wp:extent cx="4627880" cy="4253865"/>
                    <wp:effectExtent l="0" t="0" r="1270" b="0"/>
                    <wp:docPr id="11" name="Picture 11" descr="E:\Study\ResearchProject\Aminul\Weather\BS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ResearchProject\Aminul\Weather\BSTS.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880" cy="4253865"/>
                            </a:xfrm>
                            <a:prstGeom prst="rect">
                              <a:avLst/>
                            </a:prstGeom>
                            <a:noFill/>
                            <a:ln>
                              <a:noFill/>
                            </a:ln>
                          </pic:spPr>
                        </pic:pic>
                      </a:graphicData>
                    </a:graphic>
                  </wp:inline>
                </w:drawing>
              </w:r>
            </w:del>
            <w:ins w:id="277" w:author="ERAHEEM" w:date="2021-08-11T21:50:00Z">
              <w:r w:rsidR="00282C34" w:rsidRPr="008A3AC7">
                <w:rPr>
                  <w:noProof/>
                </w:rPr>
                <w:drawing>
                  <wp:inline distT="0" distB="0" distL="0" distR="0" wp14:anchorId="6CEB2058" wp14:editId="1344D425">
                    <wp:extent cx="4627880" cy="4253865"/>
                    <wp:effectExtent l="0" t="0" r="1270" b="0"/>
                    <wp:docPr id="1" name="Picture 1" descr="E:\Study\ResearchProject\Aminul\Weather\BS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tudy\ResearchProject\Aminul\Weather\BSTS.tif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27880" cy="4253865"/>
                            </a:xfrm>
                            <a:prstGeom prst="rect">
                              <a:avLst/>
                            </a:prstGeom>
                            <a:noFill/>
                            <a:ln>
                              <a:noFill/>
                            </a:ln>
                          </pic:spPr>
                        </pic:pic>
                      </a:graphicData>
                    </a:graphic>
                  </wp:inline>
                </w:drawing>
              </w:r>
            </w:ins>
          </w:p>
        </w:tc>
      </w:tr>
      <w:tr w:rsidR="00A425BC" w14:paraId="54BE8783" w14:textId="77777777" w:rsidTr="004055D3">
        <w:tc>
          <w:tcPr>
            <w:tcW w:w="9350" w:type="dxa"/>
          </w:tcPr>
          <w:p w14:paraId="047D44A1" w14:textId="77777777" w:rsidR="00473C98" w:rsidRPr="008A3AC7" w:rsidRDefault="00282C34" w:rsidP="001810E8">
            <w:pPr>
              <w:jc w:val="center"/>
            </w:pPr>
            <w:r>
              <w:t>BSTS</w:t>
            </w:r>
          </w:p>
        </w:tc>
      </w:tr>
      <w:tr w:rsidR="00A425BC" w14:paraId="38712D77" w14:textId="77777777" w:rsidTr="004055D3">
        <w:tc>
          <w:tcPr>
            <w:tcW w:w="9350" w:type="dxa"/>
          </w:tcPr>
          <w:p w14:paraId="2C61A12E" w14:textId="120E9CF7" w:rsidR="00473C98" w:rsidRDefault="00473C98" w:rsidP="001810E8">
            <w:pPr>
              <w:jc w:val="center"/>
            </w:pPr>
            <w:del w:id="278" w:author="ERAHEEM" w:date="2021-08-11T21:50:00Z">
              <w:r w:rsidRPr="008A3AC7">
                <w:rPr>
                  <w:noProof/>
                </w:rPr>
                <w:lastRenderedPageBreak/>
                <w:drawing>
                  <wp:inline distT="0" distB="0" distL="0" distR="0" wp14:anchorId="55A870EB" wp14:editId="3A00C243">
                    <wp:extent cx="5009321" cy="3272300"/>
                    <wp:effectExtent l="0" t="0" r="1270" b="4445"/>
                    <wp:docPr id="12" name="Picture 12" descr="E:\Study\ResearchProject\Aminul\Weather\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ResearchProject\Aminul\Weather\SE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8447" cy="3278261"/>
                            </a:xfrm>
                            <a:prstGeom prst="rect">
                              <a:avLst/>
                            </a:prstGeom>
                            <a:noFill/>
                            <a:ln>
                              <a:noFill/>
                            </a:ln>
                          </pic:spPr>
                        </pic:pic>
                      </a:graphicData>
                    </a:graphic>
                  </wp:inline>
                </w:drawing>
              </w:r>
            </w:del>
            <w:ins w:id="279" w:author="ERAHEEM" w:date="2021-08-11T21:50:00Z">
              <w:r w:rsidR="00282C34" w:rsidRPr="008A3AC7">
                <w:rPr>
                  <w:noProof/>
                </w:rPr>
                <w:drawing>
                  <wp:inline distT="0" distB="0" distL="0" distR="0" wp14:anchorId="528B52CD" wp14:editId="45F467A0">
                    <wp:extent cx="5009321" cy="3272300"/>
                    <wp:effectExtent l="0" t="0" r="1270" b="4445"/>
                    <wp:docPr id="6" name="Picture 6" descr="E:\Study\ResearchProject\Aminul\Weather\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E:\Study\ResearchProject\Aminul\Weather\SES.tif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18447" cy="3278261"/>
                            </a:xfrm>
                            <a:prstGeom prst="rect">
                              <a:avLst/>
                            </a:prstGeom>
                            <a:noFill/>
                            <a:ln>
                              <a:noFill/>
                            </a:ln>
                          </pic:spPr>
                        </pic:pic>
                      </a:graphicData>
                    </a:graphic>
                  </wp:inline>
                </w:drawing>
              </w:r>
            </w:ins>
          </w:p>
        </w:tc>
      </w:tr>
      <w:tr w:rsidR="00A425BC" w14:paraId="7330A422" w14:textId="77777777" w:rsidTr="004055D3">
        <w:tc>
          <w:tcPr>
            <w:tcW w:w="9350" w:type="dxa"/>
          </w:tcPr>
          <w:p w14:paraId="68E9FA35" w14:textId="77777777" w:rsidR="00473C98" w:rsidRDefault="00282C34" w:rsidP="001810E8">
            <w:pPr>
              <w:jc w:val="center"/>
            </w:pPr>
            <w:r>
              <w:t>SES</w:t>
            </w:r>
          </w:p>
        </w:tc>
      </w:tr>
    </w:tbl>
    <w:p w14:paraId="2C15A73C" w14:textId="77777777" w:rsidR="00473C98" w:rsidRDefault="00473C98" w:rsidP="001810E8">
      <w:pPr>
        <w:spacing w:after="0" w:line="240" w:lineRule="auto"/>
        <w:jc w:val="center"/>
      </w:pPr>
    </w:p>
    <w:p w14:paraId="55BD7E70" w14:textId="77777777" w:rsidR="00473C98" w:rsidRDefault="00473C98" w:rsidP="001810E8">
      <w:pPr>
        <w:spacing w:after="0" w:line="240" w:lineRule="auto"/>
        <w:jc w:val="both"/>
        <w:rPr>
          <w:rFonts w:ascii="Times New Roman" w:hAnsi="Times New Roman" w:cs="Times New Roman"/>
          <w:sz w:val="24"/>
          <w:szCs w:val="24"/>
        </w:rPr>
      </w:pPr>
    </w:p>
    <w:p w14:paraId="61A88021" w14:textId="77777777" w:rsidR="00473C98" w:rsidRPr="00FA0261" w:rsidRDefault="00473C98" w:rsidP="001810E8">
      <w:pPr>
        <w:spacing w:after="0" w:line="240" w:lineRule="auto"/>
        <w:jc w:val="both"/>
        <w:rPr>
          <w:rFonts w:ascii="Times New Roman" w:hAnsi="Times New Roman" w:cs="Times New Roman"/>
          <w:sz w:val="24"/>
          <w:szCs w:val="24"/>
        </w:rPr>
      </w:pPr>
    </w:p>
    <w:sectPr w:rsidR="00473C98" w:rsidRPr="00FA02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Microsoft account" w:date="2021-08-18T11:59:00Z" w:initials="Ma">
    <w:p w14:paraId="3AC41A93" w14:textId="6C5920A3" w:rsidR="00437D22" w:rsidRDefault="00437D22">
      <w:pPr>
        <w:pStyle w:val="CommentText"/>
      </w:pPr>
      <w:r>
        <w:rPr>
          <w:rStyle w:val="CommentReference"/>
        </w:rPr>
        <w:annotationRef/>
      </w:r>
      <w:r>
        <w:t>Concise introductory sentence and focus on time-series modelling.</w:t>
      </w:r>
    </w:p>
  </w:comment>
  <w:comment w:id="92" w:author="Microsoft account" w:date="2021-08-17T20:44:00Z" w:initials="Ma">
    <w:p w14:paraId="1A296E24" w14:textId="1F0FFD61" w:rsidR="00AC734B" w:rsidRDefault="00AC734B">
      <w:pPr>
        <w:pStyle w:val="CommentText"/>
      </w:pPr>
      <w:r>
        <w:rPr>
          <w:rStyle w:val="CommentReference"/>
        </w:rPr>
        <w:annotationRef/>
      </w:r>
      <w:r>
        <w:t>Add literature review of all other parameters, one or two lines for each parameters. Concise parameter line in one or two.</w:t>
      </w:r>
    </w:p>
  </w:comment>
  <w:comment w:id="123" w:author="Microsoft account" w:date="2021-08-18T11:56:00Z" w:initials="Ma">
    <w:p w14:paraId="1AC204E6" w14:textId="77777777" w:rsidR="00437D22" w:rsidRDefault="00437D22" w:rsidP="00437D22">
      <w:pPr>
        <w:pStyle w:val="CommentText"/>
      </w:pPr>
      <w:r>
        <w:rPr>
          <w:rStyle w:val="CommentReference"/>
        </w:rPr>
        <w:annotationRef/>
      </w:r>
      <w:r>
        <w:t>As we should focus on statistical modelling, we have to add literature review of various time series models and their application in COVID-19.</w:t>
      </w:r>
    </w:p>
    <w:p w14:paraId="2042B91C" w14:textId="77777777" w:rsidR="00437D22" w:rsidRDefault="00437D22" w:rsidP="00437D22">
      <w:pPr>
        <w:pStyle w:val="CommentText"/>
      </w:pPr>
      <w:r>
        <w:t xml:space="preserve">Follow this paper: </w:t>
      </w:r>
      <w:r w:rsidRPr="00437D22">
        <w:t>https://www.mdpi.com/2076-3417/10/11/3880</w:t>
      </w:r>
    </w:p>
  </w:comment>
  <w:comment w:id="209" w:author="Microsoft account" w:date="2021-08-17T23:31:00Z" w:initials="Ma">
    <w:p w14:paraId="3A8CB129" w14:textId="77777777" w:rsidR="00AC734B" w:rsidRDefault="00AC734B">
      <w:pPr>
        <w:pStyle w:val="CommentText"/>
      </w:pPr>
      <w:r>
        <w:rPr>
          <w:rStyle w:val="CommentReference"/>
        </w:rPr>
        <w:annotationRef/>
      </w:r>
      <w:proofErr w:type="spellStart"/>
      <w:r>
        <w:t>Sumit</w:t>
      </w:r>
      <w:proofErr w:type="spellEnd"/>
      <w:r>
        <w:t>, try to add some lines in introduction.</w:t>
      </w:r>
    </w:p>
    <w:p w14:paraId="63C80E6D"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r>
        <w:rPr>
          <w:rFonts w:ascii="AdvOT7fe89a09" w:hAnsi="AdvOT7fe89a09" w:cs="AdvOT7fe89a09"/>
          <w:sz w:val="18"/>
          <w:szCs w:val="18"/>
          <w:lang w:val="en-US"/>
        </w:rPr>
        <w:t>The</w:t>
      </w:r>
    </w:p>
    <w:p w14:paraId="0CDE692E"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proofErr w:type="gramStart"/>
      <w:r>
        <w:rPr>
          <w:rFonts w:ascii="AdvOT7fe89a09" w:hAnsi="AdvOT7fe89a09" w:cs="AdvOT7fe89a09"/>
          <w:sz w:val="18"/>
          <w:szCs w:val="18"/>
          <w:lang w:val="en-US"/>
        </w:rPr>
        <w:t>case</w:t>
      </w:r>
      <w:proofErr w:type="gramEnd"/>
      <w:r>
        <w:rPr>
          <w:rFonts w:ascii="AdvOT7fe89a09" w:hAnsi="AdvOT7fe89a09" w:cs="AdvOT7fe89a09"/>
          <w:sz w:val="18"/>
          <w:szCs w:val="18"/>
          <w:lang w:val="en-US"/>
        </w:rPr>
        <w:t xml:space="preserve"> fatality rate (CFR) of COVID-19, which is de</w:t>
      </w:r>
      <w:r>
        <w:rPr>
          <w:rFonts w:ascii="AdvOT7fe89a09+fb" w:hAnsi="AdvOT7fe89a09+fb" w:cs="AdvOT7fe89a09+fb"/>
          <w:sz w:val="18"/>
          <w:szCs w:val="18"/>
          <w:lang w:val="en-US"/>
        </w:rPr>
        <w:t>fi</w:t>
      </w:r>
      <w:r>
        <w:rPr>
          <w:rFonts w:ascii="AdvOT7fe89a09" w:hAnsi="AdvOT7fe89a09" w:cs="AdvOT7fe89a09"/>
          <w:sz w:val="18"/>
          <w:szCs w:val="18"/>
          <w:lang w:val="en-US"/>
        </w:rPr>
        <w:t>ned as the</w:t>
      </w:r>
    </w:p>
    <w:p w14:paraId="4B75CDAC"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proofErr w:type="gramStart"/>
      <w:r>
        <w:rPr>
          <w:rFonts w:ascii="AdvOT7fe89a09" w:hAnsi="AdvOT7fe89a09" w:cs="AdvOT7fe89a09"/>
          <w:sz w:val="18"/>
          <w:szCs w:val="18"/>
          <w:lang w:val="en-US"/>
        </w:rPr>
        <w:t>proportion</w:t>
      </w:r>
      <w:proofErr w:type="gramEnd"/>
      <w:r>
        <w:rPr>
          <w:rFonts w:ascii="AdvOT7fe89a09" w:hAnsi="AdvOT7fe89a09" w:cs="AdvOT7fe89a09"/>
          <w:sz w:val="18"/>
          <w:szCs w:val="18"/>
          <w:lang w:val="en-US"/>
        </w:rPr>
        <w:t xml:space="preserve"> of death because of a speci</w:t>
      </w:r>
      <w:r>
        <w:rPr>
          <w:rFonts w:ascii="AdvOT7fe89a09+fb" w:hAnsi="AdvOT7fe89a09+fb" w:cs="AdvOT7fe89a09+fb"/>
          <w:sz w:val="18"/>
          <w:szCs w:val="18"/>
          <w:lang w:val="en-US"/>
        </w:rPr>
        <w:t>fi</w:t>
      </w:r>
      <w:r>
        <w:rPr>
          <w:rFonts w:ascii="AdvOT7fe89a09" w:hAnsi="AdvOT7fe89a09" w:cs="AdvOT7fe89a09"/>
          <w:sz w:val="18"/>
          <w:szCs w:val="18"/>
          <w:lang w:val="en-US"/>
        </w:rPr>
        <w:t>c disease among</w:t>
      </w:r>
    </w:p>
    <w:p w14:paraId="01600FA9"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proofErr w:type="gramStart"/>
      <w:r>
        <w:rPr>
          <w:rFonts w:ascii="AdvOT7fe89a09" w:hAnsi="AdvOT7fe89a09" w:cs="AdvOT7fe89a09"/>
          <w:sz w:val="18"/>
          <w:szCs w:val="18"/>
          <w:lang w:val="en-US"/>
        </w:rPr>
        <w:t>those</w:t>
      </w:r>
      <w:proofErr w:type="gramEnd"/>
      <w:r>
        <w:rPr>
          <w:rFonts w:ascii="AdvOT7fe89a09" w:hAnsi="AdvOT7fe89a09" w:cs="AdvOT7fe89a09"/>
          <w:sz w:val="18"/>
          <w:szCs w:val="18"/>
          <w:lang w:val="en-US"/>
        </w:rPr>
        <w:t xml:space="preserve"> diagnosed with it, varies greatly in different countries.</w:t>
      </w:r>
    </w:p>
    <w:p w14:paraId="5D458781"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r>
        <w:rPr>
          <w:rFonts w:ascii="AdvOT7fe89a09" w:hAnsi="AdvOT7fe89a09" w:cs="AdvOT7fe89a09"/>
          <w:sz w:val="18"/>
          <w:szCs w:val="18"/>
          <w:lang w:val="en-US"/>
        </w:rPr>
        <w:t>For example, the CFR of COVID-19 varies from 28.9% in</w:t>
      </w:r>
    </w:p>
    <w:p w14:paraId="4F6C5A26" w14:textId="77777777" w:rsidR="00AC734B" w:rsidRDefault="00AC734B" w:rsidP="00844622">
      <w:pPr>
        <w:autoSpaceDE w:val="0"/>
        <w:autoSpaceDN w:val="0"/>
        <w:adjustRightInd w:val="0"/>
        <w:spacing w:after="0" w:line="240" w:lineRule="auto"/>
        <w:rPr>
          <w:rFonts w:ascii="AdvOT7fe89a09" w:hAnsi="AdvOT7fe89a09" w:cs="AdvOT7fe89a09"/>
          <w:sz w:val="18"/>
          <w:szCs w:val="18"/>
          <w:lang w:val="en-US"/>
        </w:rPr>
      </w:pPr>
      <w:r>
        <w:rPr>
          <w:rFonts w:ascii="AdvOT7fe89a09" w:hAnsi="AdvOT7fe89a09" w:cs="AdvOT7fe89a09"/>
          <w:sz w:val="18"/>
          <w:szCs w:val="18"/>
          <w:lang w:val="en-US"/>
        </w:rPr>
        <w:t>Yemen to 1% in Singapore and Qatar</w:t>
      </w:r>
      <w:r>
        <w:rPr>
          <w:rFonts w:ascii="AdvOT7fe89a09" w:hAnsi="AdvOT7fe89a09" w:cs="AdvOT7fe89a09"/>
          <w:sz w:val="12"/>
          <w:szCs w:val="12"/>
          <w:lang w:val="en-US"/>
        </w:rPr>
        <w:t>3</w:t>
      </w:r>
      <w:proofErr w:type="gramStart"/>
      <w:r>
        <w:rPr>
          <w:rFonts w:ascii="AdvOT7fe89a09" w:hAnsi="AdvOT7fe89a09" w:cs="AdvOT7fe89a09"/>
          <w:sz w:val="12"/>
          <w:szCs w:val="12"/>
          <w:lang w:val="en-US"/>
        </w:rPr>
        <w:t>,4</w:t>
      </w:r>
      <w:proofErr w:type="gramEnd"/>
      <w:r>
        <w:rPr>
          <w:rFonts w:ascii="AdvOT7fe89a09" w:hAnsi="AdvOT7fe89a09" w:cs="AdvOT7fe89a09"/>
          <w:sz w:val="12"/>
          <w:szCs w:val="12"/>
          <w:lang w:val="en-US"/>
        </w:rPr>
        <w:t xml:space="preserve"> </w:t>
      </w:r>
      <w:r>
        <w:rPr>
          <w:rFonts w:ascii="AdvOT7fe89a09" w:hAnsi="AdvOT7fe89a09" w:cs="AdvOT7fe89a09"/>
          <w:sz w:val="18"/>
          <w:szCs w:val="18"/>
          <w:lang w:val="en-US"/>
        </w:rPr>
        <w:t>as of December 31,</w:t>
      </w:r>
    </w:p>
    <w:p w14:paraId="57D3CF00" w14:textId="0ACB3388" w:rsidR="00AC734B" w:rsidRDefault="00AC734B" w:rsidP="00844622">
      <w:pPr>
        <w:pStyle w:val="CommentText"/>
      </w:pPr>
      <w:r>
        <w:rPr>
          <w:rFonts w:ascii="AdvOT7fe89a09" w:hAnsi="AdvOT7fe89a09" w:cs="AdvOT7fe89a09"/>
          <w:sz w:val="18"/>
          <w:szCs w:val="18"/>
          <w:lang w:val="en-US"/>
        </w:rPr>
        <w:t>2020.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C41A93" w15:done="0"/>
  <w15:commentEx w15:paraId="1A296E24" w15:done="0"/>
  <w15:commentEx w15:paraId="2042B91C" w15:done="0"/>
  <w15:commentEx w15:paraId="57D3CF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7fe89a09">
    <w:panose1 w:val="00000000000000000000"/>
    <w:charset w:val="00"/>
    <w:family w:val="swiss"/>
    <w:notTrueType/>
    <w:pitch w:val="default"/>
    <w:sig w:usb0="00000003" w:usb1="00000000" w:usb2="00000000" w:usb3="00000000" w:csb0="00000001" w:csb1="00000000"/>
  </w:font>
  <w:font w:name="AdvOT7fe89a09+fb">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3AA5"/>
    <w:multiLevelType w:val="hybridMultilevel"/>
    <w:tmpl w:val="A63E0CBA"/>
    <w:lvl w:ilvl="0" w:tplc="1A545E12">
      <w:start w:val="1"/>
      <w:numFmt w:val="decimal"/>
      <w:lvlText w:val="%1."/>
      <w:lvlJc w:val="left"/>
      <w:pPr>
        <w:ind w:left="720" w:hanging="360"/>
      </w:pPr>
      <w:rPr>
        <w:rFonts w:hint="default"/>
      </w:rPr>
    </w:lvl>
    <w:lvl w:ilvl="1" w:tplc="537048EE" w:tentative="1">
      <w:start w:val="1"/>
      <w:numFmt w:val="lowerLetter"/>
      <w:lvlText w:val="%2."/>
      <w:lvlJc w:val="left"/>
      <w:pPr>
        <w:ind w:left="1440" w:hanging="360"/>
      </w:pPr>
    </w:lvl>
    <w:lvl w:ilvl="2" w:tplc="35406140" w:tentative="1">
      <w:start w:val="1"/>
      <w:numFmt w:val="lowerRoman"/>
      <w:lvlText w:val="%3."/>
      <w:lvlJc w:val="right"/>
      <w:pPr>
        <w:ind w:left="2160" w:hanging="180"/>
      </w:pPr>
    </w:lvl>
    <w:lvl w:ilvl="3" w:tplc="3E801CBA" w:tentative="1">
      <w:start w:val="1"/>
      <w:numFmt w:val="decimal"/>
      <w:lvlText w:val="%4."/>
      <w:lvlJc w:val="left"/>
      <w:pPr>
        <w:ind w:left="2880" w:hanging="360"/>
      </w:pPr>
    </w:lvl>
    <w:lvl w:ilvl="4" w:tplc="823A54EE" w:tentative="1">
      <w:start w:val="1"/>
      <w:numFmt w:val="lowerLetter"/>
      <w:lvlText w:val="%5."/>
      <w:lvlJc w:val="left"/>
      <w:pPr>
        <w:ind w:left="3600" w:hanging="360"/>
      </w:pPr>
    </w:lvl>
    <w:lvl w:ilvl="5" w:tplc="98488378" w:tentative="1">
      <w:start w:val="1"/>
      <w:numFmt w:val="lowerRoman"/>
      <w:lvlText w:val="%6."/>
      <w:lvlJc w:val="right"/>
      <w:pPr>
        <w:ind w:left="4320" w:hanging="180"/>
      </w:pPr>
    </w:lvl>
    <w:lvl w:ilvl="6" w:tplc="FEEC38A8" w:tentative="1">
      <w:start w:val="1"/>
      <w:numFmt w:val="decimal"/>
      <w:lvlText w:val="%7."/>
      <w:lvlJc w:val="left"/>
      <w:pPr>
        <w:ind w:left="5040" w:hanging="360"/>
      </w:pPr>
    </w:lvl>
    <w:lvl w:ilvl="7" w:tplc="05A6FD02" w:tentative="1">
      <w:start w:val="1"/>
      <w:numFmt w:val="lowerLetter"/>
      <w:lvlText w:val="%8."/>
      <w:lvlJc w:val="left"/>
      <w:pPr>
        <w:ind w:left="5760" w:hanging="360"/>
      </w:pPr>
    </w:lvl>
    <w:lvl w:ilvl="8" w:tplc="F87A2BC6" w:tentative="1">
      <w:start w:val="1"/>
      <w:numFmt w:val="lowerRoman"/>
      <w:lvlText w:val="%9."/>
      <w:lvlJc w:val="right"/>
      <w:pPr>
        <w:ind w:left="6480" w:hanging="180"/>
      </w:pPr>
    </w:lvl>
  </w:abstractNum>
  <w:abstractNum w:abstractNumId="1" w15:restartNumberingAfterBreak="0">
    <w:nsid w:val="28726ADD"/>
    <w:multiLevelType w:val="hybridMultilevel"/>
    <w:tmpl w:val="5B624B4A"/>
    <w:lvl w:ilvl="0" w:tplc="FBE8A41A">
      <w:start w:val="1"/>
      <w:numFmt w:val="decimal"/>
      <w:lvlText w:val="%1."/>
      <w:lvlJc w:val="left"/>
      <w:pPr>
        <w:ind w:left="720" w:hanging="360"/>
      </w:pPr>
      <w:rPr>
        <w:rFonts w:hint="default"/>
      </w:rPr>
    </w:lvl>
    <w:lvl w:ilvl="1" w:tplc="0A8626E2" w:tentative="1">
      <w:start w:val="1"/>
      <w:numFmt w:val="lowerLetter"/>
      <w:lvlText w:val="%2."/>
      <w:lvlJc w:val="left"/>
      <w:pPr>
        <w:ind w:left="1440" w:hanging="360"/>
      </w:pPr>
    </w:lvl>
    <w:lvl w:ilvl="2" w:tplc="35D82C30" w:tentative="1">
      <w:start w:val="1"/>
      <w:numFmt w:val="lowerRoman"/>
      <w:lvlText w:val="%3."/>
      <w:lvlJc w:val="right"/>
      <w:pPr>
        <w:ind w:left="2160" w:hanging="180"/>
      </w:pPr>
    </w:lvl>
    <w:lvl w:ilvl="3" w:tplc="A93AB0AC" w:tentative="1">
      <w:start w:val="1"/>
      <w:numFmt w:val="decimal"/>
      <w:lvlText w:val="%4."/>
      <w:lvlJc w:val="left"/>
      <w:pPr>
        <w:ind w:left="2880" w:hanging="360"/>
      </w:pPr>
    </w:lvl>
    <w:lvl w:ilvl="4" w:tplc="374A8976" w:tentative="1">
      <w:start w:val="1"/>
      <w:numFmt w:val="lowerLetter"/>
      <w:lvlText w:val="%5."/>
      <w:lvlJc w:val="left"/>
      <w:pPr>
        <w:ind w:left="3600" w:hanging="360"/>
      </w:pPr>
    </w:lvl>
    <w:lvl w:ilvl="5" w:tplc="171CE702" w:tentative="1">
      <w:start w:val="1"/>
      <w:numFmt w:val="lowerRoman"/>
      <w:lvlText w:val="%6."/>
      <w:lvlJc w:val="right"/>
      <w:pPr>
        <w:ind w:left="4320" w:hanging="180"/>
      </w:pPr>
    </w:lvl>
    <w:lvl w:ilvl="6" w:tplc="ECBC9F4E" w:tentative="1">
      <w:start w:val="1"/>
      <w:numFmt w:val="decimal"/>
      <w:lvlText w:val="%7."/>
      <w:lvlJc w:val="left"/>
      <w:pPr>
        <w:ind w:left="5040" w:hanging="360"/>
      </w:pPr>
    </w:lvl>
    <w:lvl w:ilvl="7" w:tplc="147C37FC" w:tentative="1">
      <w:start w:val="1"/>
      <w:numFmt w:val="lowerLetter"/>
      <w:lvlText w:val="%8."/>
      <w:lvlJc w:val="left"/>
      <w:pPr>
        <w:ind w:left="5760" w:hanging="360"/>
      </w:pPr>
    </w:lvl>
    <w:lvl w:ilvl="8" w:tplc="36583C42"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13"/>
    <w:rsid w:val="00007DE5"/>
    <w:rsid w:val="0001435E"/>
    <w:rsid w:val="000361D7"/>
    <w:rsid w:val="000407A7"/>
    <w:rsid w:val="00044112"/>
    <w:rsid w:val="000655ED"/>
    <w:rsid w:val="000720E3"/>
    <w:rsid w:val="0009005C"/>
    <w:rsid w:val="0009368E"/>
    <w:rsid w:val="00095E9D"/>
    <w:rsid w:val="000B41B8"/>
    <w:rsid w:val="000B78DC"/>
    <w:rsid w:val="000D7BB6"/>
    <w:rsid w:val="000E4227"/>
    <w:rsid w:val="001153BD"/>
    <w:rsid w:val="001158A5"/>
    <w:rsid w:val="00115EFE"/>
    <w:rsid w:val="00165971"/>
    <w:rsid w:val="001810E8"/>
    <w:rsid w:val="00186A86"/>
    <w:rsid w:val="001B4884"/>
    <w:rsid w:val="001D0962"/>
    <w:rsid w:val="001D5CDF"/>
    <w:rsid w:val="001E7A03"/>
    <w:rsid w:val="001F6A47"/>
    <w:rsid w:val="00217636"/>
    <w:rsid w:val="0022072E"/>
    <w:rsid w:val="00236BAB"/>
    <w:rsid w:val="002411FE"/>
    <w:rsid w:val="00252F67"/>
    <w:rsid w:val="0025501F"/>
    <w:rsid w:val="00271073"/>
    <w:rsid w:val="00274C13"/>
    <w:rsid w:val="00280A1C"/>
    <w:rsid w:val="00282C34"/>
    <w:rsid w:val="00293C54"/>
    <w:rsid w:val="00294DC3"/>
    <w:rsid w:val="002B2C01"/>
    <w:rsid w:val="002B508A"/>
    <w:rsid w:val="002E3AC0"/>
    <w:rsid w:val="002F60EE"/>
    <w:rsid w:val="003054CA"/>
    <w:rsid w:val="003104B7"/>
    <w:rsid w:val="00323325"/>
    <w:rsid w:val="003337B7"/>
    <w:rsid w:val="003606C7"/>
    <w:rsid w:val="00363E63"/>
    <w:rsid w:val="00366EEF"/>
    <w:rsid w:val="0037398C"/>
    <w:rsid w:val="00395E7E"/>
    <w:rsid w:val="003A7684"/>
    <w:rsid w:val="003B6935"/>
    <w:rsid w:val="003D74A5"/>
    <w:rsid w:val="0040286A"/>
    <w:rsid w:val="004055D3"/>
    <w:rsid w:val="004128A3"/>
    <w:rsid w:val="0043438E"/>
    <w:rsid w:val="00437D22"/>
    <w:rsid w:val="00441AF8"/>
    <w:rsid w:val="004438A7"/>
    <w:rsid w:val="00445347"/>
    <w:rsid w:val="00445A8F"/>
    <w:rsid w:val="004563A6"/>
    <w:rsid w:val="00463D36"/>
    <w:rsid w:val="004649AF"/>
    <w:rsid w:val="00470DEF"/>
    <w:rsid w:val="00473C98"/>
    <w:rsid w:val="00473E0A"/>
    <w:rsid w:val="004B3937"/>
    <w:rsid w:val="004B4C45"/>
    <w:rsid w:val="004B505A"/>
    <w:rsid w:val="004B6402"/>
    <w:rsid w:val="004D51AC"/>
    <w:rsid w:val="004E0EE7"/>
    <w:rsid w:val="004F7BBF"/>
    <w:rsid w:val="0050723A"/>
    <w:rsid w:val="005129D1"/>
    <w:rsid w:val="00524D28"/>
    <w:rsid w:val="00552AFF"/>
    <w:rsid w:val="0056656D"/>
    <w:rsid w:val="00573B78"/>
    <w:rsid w:val="00591ADF"/>
    <w:rsid w:val="005959B4"/>
    <w:rsid w:val="005A00F7"/>
    <w:rsid w:val="005C6C16"/>
    <w:rsid w:val="005D0150"/>
    <w:rsid w:val="005D3A04"/>
    <w:rsid w:val="005D78A8"/>
    <w:rsid w:val="005F7165"/>
    <w:rsid w:val="00604FFA"/>
    <w:rsid w:val="0062116D"/>
    <w:rsid w:val="00665449"/>
    <w:rsid w:val="00681862"/>
    <w:rsid w:val="0069408C"/>
    <w:rsid w:val="0069639C"/>
    <w:rsid w:val="006C1BE4"/>
    <w:rsid w:val="006D5882"/>
    <w:rsid w:val="006D76CC"/>
    <w:rsid w:val="007017EA"/>
    <w:rsid w:val="007501CF"/>
    <w:rsid w:val="007B27C3"/>
    <w:rsid w:val="007B750D"/>
    <w:rsid w:val="007C2E8C"/>
    <w:rsid w:val="007C6AAE"/>
    <w:rsid w:val="007D30C7"/>
    <w:rsid w:val="007D6F69"/>
    <w:rsid w:val="007E42FA"/>
    <w:rsid w:val="007F2FBB"/>
    <w:rsid w:val="008334D2"/>
    <w:rsid w:val="00844622"/>
    <w:rsid w:val="00853FD1"/>
    <w:rsid w:val="00872ED4"/>
    <w:rsid w:val="008738A4"/>
    <w:rsid w:val="00896DCF"/>
    <w:rsid w:val="008A3AC7"/>
    <w:rsid w:val="008A7431"/>
    <w:rsid w:val="008B675D"/>
    <w:rsid w:val="008C0461"/>
    <w:rsid w:val="008D6A2C"/>
    <w:rsid w:val="008E1330"/>
    <w:rsid w:val="008E2C42"/>
    <w:rsid w:val="008E633F"/>
    <w:rsid w:val="008E6890"/>
    <w:rsid w:val="009111D7"/>
    <w:rsid w:val="009176A9"/>
    <w:rsid w:val="00942BE1"/>
    <w:rsid w:val="00964070"/>
    <w:rsid w:val="00971C0C"/>
    <w:rsid w:val="00976930"/>
    <w:rsid w:val="00981D9E"/>
    <w:rsid w:val="009A7EF3"/>
    <w:rsid w:val="009F5698"/>
    <w:rsid w:val="00A078D4"/>
    <w:rsid w:val="00A425BC"/>
    <w:rsid w:val="00A42BF4"/>
    <w:rsid w:val="00A534F8"/>
    <w:rsid w:val="00A623CB"/>
    <w:rsid w:val="00A624C0"/>
    <w:rsid w:val="00A63DE7"/>
    <w:rsid w:val="00A72806"/>
    <w:rsid w:val="00A74265"/>
    <w:rsid w:val="00A74F77"/>
    <w:rsid w:val="00A811BD"/>
    <w:rsid w:val="00A835D9"/>
    <w:rsid w:val="00AB377F"/>
    <w:rsid w:val="00AB56E5"/>
    <w:rsid w:val="00AB6E01"/>
    <w:rsid w:val="00AC1851"/>
    <w:rsid w:val="00AC4A38"/>
    <w:rsid w:val="00AC4FBD"/>
    <w:rsid w:val="00AC50BD"/>
    <w:rsid w:val="00AC734B"/>
    <w:rsid w:val="00AD2A83"/>
    <w:rsid w:val="00AE4ED6"/>
    <w:rsid w:val="00AF1530"/>
    <w:rsid w:val="00AF74B8"/>
    <w:rsid w:val="00B05F7F"/>
    <w:rsid w:val="00B236C6"/>
    <w:rsid w:val="00B46E98"/>
    <w:rsid w:val="00B6224D"/>
    <w:rsid w:val="00B6576E"/>
    <w:rsid w:val="00B71004"/>
    <w:rsid w:val="00BB549D"/>
    <w:rsid w:val="00BC1B59"/>
    <w:rsid w:val="00BE1CD6"/>
    <w:rsid w:val="00BF0208"/>
    <w:rsid w:val="00C435E9"/>
    <w:rsid w:val="00C54392"/>
    <w:rsid w:val="00C56FF8"/>
    <w:rsid w:val="00C6067B"/>
    <w:rsid w:val="00C72E8B"/>
    <w:rsid w:val="00CA228C"/>
    <w:rsid w:val="00CD4811"/>
    <w:rsid w:val="00CE1424"/>
    <w:rsid w:val="00CF1CD2"/>
    <w:rsid w:val="00D23E10"/>
    <w:rsid w:val="00D46F8B"/>
    <w:rsid w:val="00D55219"/>
    <w:rsid w:val="00D5618F"/>
    <w:rsid w:val="00D65CC8"/>
    <w:rsid w:val="00D73113"/>
    <w:rsid w:val="00D92B33"/>
    <w:rsid w:val="00DA62AB"/>
    <w:rsid w:val="00DB5C4B"/>
    <w:rsid w:val="00E0526F"/>
    <w:rsid w:val="00E07F4A"/>
    <w:rsid w:val="00E24C36"/>
    <w:rsid w:val="00E2552C"/>
    <w:rsid w:val="00E31135"/>
    <w:rsid w:val="00E36A69"/>
    <w:rsid w:val="00E405ED"/>
    <w:rsid w:val="00E450EF"/>
    <w:rsid w:val="00E45D79"/>
    <w:rsid w:val="00E47579"/>
    <w:rsid w:val="00E5303F"/>
    <w:rsid w:val="00EA10E5"/>
    <w:rsid w:val="00EA1798"/>
    <w:rsid w:val="00EB42AC"/>
    <w:rsid w:val="00EB5784"/>
    <w:rsid w:val="00F31832"/>
    <w:rsid w:val="00F34BCD"/>
    <w:rsid w:val="00F52B8A"/>
    <w:rsid w:val="00F53803"/>
    <w:rsid w:val="00F67641"/>
    <w:rsid w:val="00FA0261"/>
    <w:rsid w:val="00FA4C98"/>
    <w:rsid w:val="00FB4049"/>
    <w:rsid w:val="00FB7422"/>
    <w:rsid w:val="00FC257C"/>
    <w:rsid w:val="00FD73F7"/>
    <w:rsid w:val="00FE2C32"/>
    <w:rsid w:val="00FF5C64"/>
    <w:rsid w:val="00FF68D8"/>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08D2E"/>
  <w15:chartTrackingRefBased/>
  <w15:docId w15:val="{301F4BAD-E206-4511-8787-FF551B11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5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A63DE7"/>
    <w:pPr>
      <w:spacing w:after="120"/>
    </w:pPr>
  </w:style>
  <w:style w:type="character" w:customStyle="1" w:styleId="BodyTextChar">
    <w:name w:val="Body Text Char"/>
    <w:basedOn w:val="DefaultParagraphFont"/>
    <w:link w:val="BodyText"/>
    <w:uiPriority w:val="99"/>
    <w:semiHidden/>
    <w:rsid w:val="00A63DE7"/>
  </w:style>
  <w:style w:type="character" w:customStyle="1" w:styleId="Heading3Char">
    <w:name w:val="Heading 3 Char"/>
    <w:basedOn w:val="DefaultParagraphFont"/>
    <w:link w:val="Heading3"/>
    <w:uiPriority w:val="9"/>
    <w:semiHidden/>
    <w:rsid w:val="00E052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407A7"/>
    <w:pPr>
      <w:autoSpaceDE w:val="0"/>
      <w:autoSpaceDN w:val="0"/>
      <w:adjustRightInd w:val="0"/>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E6890"/>
    <w:rPr>
      <w:sz w:val="16"/>
      <w:szCs w:val="16"/>
    </w:rPr>
  </w:style>
  <w:style w:type="paragraph" w:styleId="CommentText">
    <w:name w:val="annotation text"/>
    <w:basedOn w:val="Normal"/>
    <w:link w:val="CommentTextChar"/>
    <w:uiPriority w:val="99"/>
    <w:semiHidden/>
    <w:unhideWhenUsed/>
    <w:rsid w:val="008E6890"/>
    <w:pPr>
      <w:spacing w:line="240" w:lineRule="auto"/>
    </w:pPr>
    <w:rPr>
      <w:rFonts w:ascii="Calibri" w:eastAsia="Calibri" w:hAnsi="Calibri" w:cs="Vrinda"/>
      <w:sz w:val="20"/>
      <w:szCs w:val="20"/>
    </w:rPr>
  </w:style>
  <w:style w:type="character" w:customStyle="1" w:styleId="CommentTextChar">
    <w:name w:val="Comment Text Char"/>
    <w:basedOn w:val="DefaultParagraphFont"/>
    <w:link w:val="CommentText"/>
    <w:uiPriority w:val="99"/>
    <w:semiHidden/>
    <w:rsid w:val="008E6890"/>
    <w:rPr>
      <w:rFonts w:ascii="Calibri" w:eastAsia="Calibri" w:hAnsi="Calibri" w:cs="Vrinda"/>
      <w:sz w:val="20"/>
      <w:szCs w:val="20"/>
    </w:rPr>
  </w:style>
  <w:style w:type="character" w:customStyle="1" w:styleId="gnkrckgcgsb">
    <w:name w:val="gnkrckgcgsb"/>
    <w:basedOn w:val="DefaultParagraphFont"/>
    <w:rsid w:val="00473C98"/>
  </w:style>
  <w:style w:type="character" w:customStyle="1" w:styleId="ggboefpdpvb">
    <w:name w:val="ggboefpdpvb"/>
    <w:basedOn w:val="DefaultParagraphFont"/>
    <w:rsid w:val="00473C98"/>
  </w:style>
  <w:style w:type="table" w:styleId="TableGrid">
    <w:name w:val="Table Grid"/>
    <w:basedOn w:val="TableNormal"/>
    <w:uiPriority w:val="39"/>
    <w:rsid w:val="00473C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1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0E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74F7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74F77"/>
    <w:rPr>
      <w:rFonts w:ascii="Calibri" w:eastAsia="Calibri" w:hAnsi="Calibri" w:cs="Vrind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09393">
      <w:bodyDiv w:val="1"/>
      <w:marLeft w:val="0"/>
      <w:marRight w:val="0"/>
      <w:marTop w:val="0"/>
      <w:marBottom w:val="0"/>
      <w:divBdr>
        <w:top w:val="none" w:sz="0" w:space="0" w:color="auto"/>
        <w:left w:val="none" w:sz="0" w:space="0" w:color="auto"/>
        <w:bottom w:val="none" w:sz="0" w:space="0" w:color="auto"/>
        <w:right w:val="none" w:sz="0" w:space="0" w:color="auto"/>
      </w:divBdr>
    </w:div>
    <w:div w:id="548348504">
      <w:bodyDiv w:val="1"/>
      <w:marLeft w:val="0"/>
      <w:marRight w:val="0"/>
      <w:marTop w:val="0"/>
      <w:marBottom w:val="0"/>
      <w:divBdr>
        <w:top w:val="none" w:sz="0" w:space="0" w:color="auto"/>
        <w:left w:val="none" w:sz="0" w:space="0" w:color="auto"/>
        <w:bottom w:val="none" w:sz="0" w:space="0" w:color="auto"/>
        <w:right w:val="none" w:sz="0" w:space="0" w:color="auto"/>
      </w:divBdr>
    </w:div>
    <w:div w:id="1782841711">
      <w:bodyDiv w:val="1"/>
      <w:marLeft w:val="0"/>
      <w:marRight w:val="0"/>
      <w:marTop w:val="0"/>
      <w:marBottom w:val="0"/>
      <w:divBdr>
        <w:top w:val="none" w:sz="0" w:space="0" w:color="auto"/>
        <w:left w:val="none" w:sz="0" w:space="0" w:color="auto"/>
        <w:bottom w:val="none" w:sz="0" w:space="0" w:color="auto"/>
        <w:right w:val="none" w:sz="0" w:space="0" w:color="auto"/>
      </w:divBdr>
    </w:div>
    <w:div w:id="193712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ABAAA-14CE-41BE-AFC2-A4F61478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18</Pages>
  <Words>28677</Words>
  <Characters>163462</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AKB</dc:creator>
  <cp:lastModifiedBy>Microsoft account</cp:lastModifiedBy>
  <cp:revision>16</cp:revision>
  <dcterms:created xsi:type="dcterms:W3CDTF">2021-07-09T03:20:00Z</dcterms:created>
  <dcterms:modified xsi:type="dcterms:W3CDTF">2021-08-18T06:06:00Z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http://www.zotero.org/styles/elsevier-vancouver</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http://www.zotero.org/styles/apa</vt:lpwstr>
  </property>
  <property fmtid="{D5CDD505-2E9C-101B-9397-08002B2CF9AE}" pid="6" name="Mendeley Recent Style Id 2_1">
    <vt:lpwstr>http://www.zotero.org/styles/chicago-author-date</vt:lpwstr>
  </property>
  <property fmtid="{D5CDD505-2E9C-101B-9397-08002B2CF9AE}" pid="7" name="Mendeley Recent Style Id 3_1">
    <vt:lpwstr>http://www.zotero.org/styles/harvard-cite-them-right</vt:lpwstr>
  </property>
  <property fmtid="{D5CDD505-2E9C-101B-9397-08002B2CF9AE}" pid="8" name="Mendeley Recent Style Id 4_1">
    <vt:lpwstr>http://www.zotero.org/styles/elsevier-vancouver</vt:lpwstr>
  </property>
  <property fmtid="{D5CDD505-2E9C-101B-9397-08002B2CF9AE}" pid="9" name="Mendeley Recent Style Id 5_1">
    <vt:lpwstr>http://www.zotero.org/styles/ieee</vt:lpwstr>
  </property>
  <property fmtid="{D5CDD505-2E9C-101B-9397-08002B2CF9AE}" pid="10" name="Mendeley Recent Style Id 6_1">
    <vt:lpwstr>http://www.zotero.org/styles/modern-humanities-research-association</vt:lpwstr>
  </property>
  <property fmtid="{D5CDD505-2E9C-101B-9397-08002B2CF9AE}" pid="11" name="Mendeley Recent Style Id 7_1">
    <vt:lpwstr>http://www.zotero.org/styles/modern-language-association</vt:lpwstr>
  </property>
  <property fmtid="{D5CDD505-2E9C-101B-9397-08002B2CF9AE}" pid="12" name="Mendeley Recent Style Id 8_1">
    <vt:lpwstr>http://www.zotero.org/styles/nature</vt:lpwstr>
  </property>
  <property fmtid="{D5CDD505-2E9C-101B-9397-08002B2CF9AE}" pid="13" name="Mendeley Recent Style Id 9_1">
    <vt:lpwstr>http://www.zotero.org/styles/vancouver</vt:lpwstr>
  </property>
  <property fmtid="{D5CDD505-2E9C-101B-9397-08002B2CF9AE}" pid="14" name="Mendeley Recent Style Name 0_1">
    <vt:lpwstr>American Medical Association 11th edition</vt:lpwstr>
  </property>
  <property fmtid="{D5CDD505-2E9C-101B-9397-08002B2CF9AE}" pid="15" name="Mendeley Recent Style Name 1_1">
    <vt:lpwstr>American Psychological Association 7th edition</vt:lpwstr>
  </property>
  <property fmtid="{D5CDD505-2E9C-101B-9397-08002B2CF9AE}" pid="16" name="Mendeley Recent Style Name 2_1">
    <vt:lpwstr>Chicago Manual of Style 17th edition (author-date)</vt:lpwstr>
  </property>
  <property fmtid="{D5CDD505-2E9C-101B-9397-08002B2CF9AE}" pid="17" name="Mendeley Recent Style Name 3_1">
    <vt:lpwstr>Cite Them Right 10th edition - Harvard</vt:lpwstr>
  </property>
  <property fmtid="{D5CDD505-2E9C-101B-9397-08002B2CF9AE}" pid="18" name="Mendeley Recent Style Name 4_1">
    <vt:lpwstr>Elsevier - Vancouver</vt:lpwstr>
  </property>
  <property fmtid="{D5CDD505-2E9C-101B-9397-08002B2CF9AE}" pid="19" name="Mendeley Recent Style Name 5_1">
    <vt:lpwstr>IEEE</vt:lpwstr>
  </property>
  <property fmtid="{D5CDD505-2E9C-101B-9397-08002B2CF9AE}" pid="20" name="Mendeley Recent Style Name 6_1">
    <vt:lpwstr>Modern Humanities Research Association 3rd edition (note with bibliography)</vt:lpwstr>
  </property>
  <property fmtid="{D5CDD505-2E9C-101B-9397-08002B2CF9AE}" pid="21" name="Mendeley Recent Style Name 7_1">
    <vt:lpwstr>Modern Language Association 8th edition</vt:lpwstr>
  </property>
  <property fmtid="{D5CDD505-2E9C-101B-9397-08002B2CF9AE}" pid="22" name="Mendeley Recent Style Name 8_1">
    <vt:lpwstr>Nature</vt:lpwstr>
  </property>
  <property fmtid="{D5CDD505-2E9C-101B-9397-08002B2CF9AE}" pid="23" name="Mendeley Recent Style Name 9_1">
    <vt:lpwstr>Vancouver</vt:lpwstr>
  </property>
  <property fmtid="{D5CDD505-2E9C-101B-9397-08002B2CF9AE}" pid="24" name="Mendeley Unique User Id_1">
    <vt:lpwstr>305fd9f0-96f8-364c-97f2-a3f4722cbd14</vt:lpwstr>
  </property>
</Properties>
</file>